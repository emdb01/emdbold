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4F2F" w:rsidRPr="00C2494A" w:rsidRDefault="0025152E" w:rsidP="0025152E">
      <w:pPr>
        <w:pStyle w:val="Title"/>
        <w:jc w:val="left"/>
        <w:rPr>
          <w:rStyle w:val="Strong"/>
          <w:color w:val="auto"/>
          <w:sz w:val="16"/>
          <w:szCs w:val="16"/>
        </w:rPr>
      </w:pPr>
      <w:r w:rsidRPr="00C2494A">
        <w:rPr>
          <w:rStyle w:val="Strong"/>
          <w:color w:val="auto"/>
        </w:rPr>
        <w:t xml:space="preserve"> </w:t>
      </w:r>
      <w:r w:rsidR="00A6397E" w:rsidRPr="00C2494A">
        <w:rPr>
          <w:rStyle w:val="Strong"/>
          <w:color w:val="auto"/>
          <w:sz w:val="16"/>
          <w:szCs w:val="16"/>
        </w:rPr>
        <w:t>.</w:t>
      </w:r>
      <w:r w:rsidRPr="00C2494A">
        <w:rPr>
          <w:rStyle w:val="Strong"/>
          <w:color w:val="auto"/>
        </w:rPr>
        <w:t xml:space="preserve">                          </w:t>
      </w:r>
      <w:r w:rsidR="007B2D6E" w:rsidRPr="00C2494A">
        <w:rPr>
          <w:rStyle w:val="Strong"/>
          <w:color w:val="auto"/>
        </w:rPr>
        <w:t xml:space="preserve"> </w:t>
      </w:r>
      <w:r w:rsidR="00964F2F" w:rsidRPr="00C2494A">
        <w:rPr>
          <w:rStyle w:val="Strong"/>
          <w:color w:val="auto"/>
        </w:rPr>
        <w:t>ABHISHEK ONKAR</w:t>
      </w:r>
      <w:r w:rsidR="00A6397E" w:rsidRPr="00C2494A">
        <w:rPr>
          <w:rStyle w:val="Strong"/>
          <w:color w:val="auto"/>
        </w:rPr>
        <w:t xml:space="preserve">                         </w:t>
      </w:r>
      <w:r w:rsidR="00A6397E" w:rsidRPr="00C2494A">
        <w:rPr>
          <w:rStyle w:val="Strong"/>
          <w:color w:val="auto"/>
          <w:sz w:val="16"/>
          <w:szCs w:val="16"/>
        </w:rPr>
        <w:t>.</w:t>
      </w:r>
    </w:p>
    <w:p w:rsidR="008D0249" w:rsidRPr="00C2494A" w:rsidRDefault="008D0249" w:rsidP="009B68E7"/>
    <w:p w:rsidR="007B2D6E" w:rsidRPr="00C2494A" w:rsidRDefault="00B95173" w:rsidP="00B95173">
      <w:pPr>
        <w:pStyle w:val="Subtitle"/>
        <w:jc w:val="left"/>
        <w:rPr>
          <w:rStyle w:val="Strong"/>
          <w:rFonts w:ascii="Times New Roman" w:hAnsi="Times New Roman" w:cs="Times New Roman"/>
          <w:color w:val="auto"/>
          <w:sz w:val="32"/>
          <w:szCs w:val="32"/>
          <w:u w:val="single"/>
        </w:rPr>
      </w:pPr>
      <w:r w:rsidRPr="00C2494A">
        <w:rPr>
          <w:rStyle w:val="SubtleEmphasis"/>
          <w:i w:val="0"/>
          <w:iCs w:val="0"/>
          <w:caps w:val="0"/>
          <w:spacing w:val="0"/>
          <w:sz w:val="32"/>
          <w:szCs w:val="32"/>
        </w:rPr>
        <w:t xml:space="preserve">                                     </w:t>
      </w:r>
      <w:r w:rsidR="00A6397E" w:rsidRPr="00C2494A">
        <w:rPr>
          <w:rStyle w:val="Strong"/>
          <w:rFonts w:ascii="Times New Roman" w:hAnsi="Times New Roman" w:cs="Times New Roman"/>
          <w:color w:val="auto"/>
          <w:sz w:val="32"/>
          <w:szCs w:val="32"/>
          <w:u w:val="single"/>
        </w:rPr>
        <w:t>PROFESSIONAL SUMMARY</w:t>
      </w:r>
    </w:p>
    <w:p w:rsidR="0090392C" w:rsidRPr="00C2494A" w:rsidRDefault="007B2D6E" w:rsidP="007B2D6E">
      <w:pPr>
        <w:pStyle w:val="Subtitle"/>
        <w:rPr>
          <w:rStyle w:val="Strong"/>
          <w:rFonts w:ascii="Times New Roman" w:hAnsi="Times New Roman" w:cs="Times New Roman"/>
          <w:color w:val="auto"/>
          <w:sz w:val="20"/>
          <w:szCs w:val="20"/>
        </w:rPr>
      </w:pPr>
      <w:r w:rsidRPr="00C2494A">
        <w:rPr>
          <w:rStyle w:val="Strong"/>
          <w:rFonts w:ascii="Times New Roman" w:hAnsi="Times New Roman" w:cs="Times New Roman"/>
          <w:color w:val="auto"/>
          <w:sz w:val="20"/>
          <w:szCs w:val="20"/>
        </w:rPr>
        <w:t xml:space="preserve">           </w:t>
      </w:r>
      <w:r w:rsidR="00C54867" w:rsidRPr="00C2494A">
        <w:rPr>
          <w:caps w:val="0"/>
          <w:sz w:val="28"/>
          <w:szCs w:val="28"/>
        </w:rPr>
        <w:t>Eye surgeon with extensive experience in treating injuries, diseases and deformities of the human eye, skillfully uses scientific method to solve complex problems.</w:t>
      </w:r>
      <w:r w:rsidR="0090392C" w:rsidRPr="00C2494A">
        <w:rPr>
          <w:rStyle w:val="Strong"/>
          <w:rFonts w:ascii="Times New Roman" w:hAnsi="Times New Roman" w:cs="Times New Roman"/>
          <w:color w:val="auto"/>
          <w:sz w:val="28"/>
          <w:szCs w:val="28"/>
        </w:rPr>
        <w:t xml:space="preserve">                  </w:t>
      </w:r>
    </w:p>
    <w:p w:rsidR="0090392C" w:rsidRPr="00C2494A" w:rsidRDefault="0090392C" w:rsidP="0090392C">
      <w:pPr>
        <w:pStyle w:val="Subtitle"/>
        <w:rPr>
          <w:rStyle w:val="Strong"/>
          <w:rFonts w:ascii="Times New Roman" w:hAnsi="Times New Roman" w:cs="Times New Roman"/>
          <w:color w:val="auto"/>
          <w:sz w:val="32"/>
          <w:szCs w:val="32"/>
          <w:u w:val="single"/>
        </w:rPr>
      </w:pPr>
      <w:r w:rsidRPr="00C2494A">
        <w:rPr>
          <w:rStyle w:val="Strong"/>
          <w:rFonts w:ascii="Times New Roman" w:hAnsi="Times New Roman" w:cs="Times New Roman"/>
          <w:color w:val="auto"/>
          <w:sz w:val="20"/>
          <w:szCs w:val="20"/>
        </w:rPr>
        <w:t xml:space="preserve">    </w:t>
      </w:r>
      <w:r w:rsidR="00A6397E" w:rsidRPr="00C2494A">
        <w:rPr>
          <w:rStyle w:val="Strong"/>
          <w:rFonts w:ascii="Times New Roman" w:hAnsi="Times New Roman" w:cs="Times New Roman"/>
          <w:color w:val="auto"/>
          <w:sz w:val="32"/>
          <w:szCs w:val="32"/>
          <w:u w:val="single"/>
        </w:rPr>
        <w:t>EDUCATION</w:t>
      </w:r>
    </w:p>
    <w:p w:rsidR="0090392C" w:rsidRPr="00C2494A" w:rsidRDefault="00E3039B" w:rsidP="009D6ABB">
      <w:pPr>
        <w:pStyle w:val="ListParagraph"/>
        <w:rPr>
          <w:sz w:val="28"/>
          <w:szCs w:val="28"/>
        </w:rPr>
      </w:pPr>
      <w:r w:rsidRPr="00C2494A">
        <w:rPr>
          <w:sz w:val="28"/>
          <w:szCs w:val="28"/>
        </w:rPr>
        <w:t>M.S.-Ophthalmology</w:t>
      </w:r>
    </w:p>
    <w:p w:rsidR="0090392C" w:rsidRPr="00C2494A" w:rsidRDefault="00E3039B" w:rsidP="009D6ABB">
      <w:pPr>
        <w:pStyle w:val="ListParagraph"/>
        <w:numPr>
          <w:ilvl w:val="0"/>
          <w:numId w:val="0"/>
        </w:numPr>
        <w:ind w:left="1440"/>
        <w:rPr>
          <w:sz w:val="28"/>
          <w:szCs w:val="28"/>
        </w:rPr>
      </w:pPr>
      <w:proofErr w:type="spellStart"/>
      <w:r w:rsidRPr="00C2494A">
        <w:rPr>
          <w:sz w:val="28"/>
          <w:szCs w:val="28"/>
        </w:rPr>
        <w:t>Sarojini</w:t>
      </w:r>
      <w:proofErr w:type="spellEnd"/>
      <w:r w:rsidRPr="00C2494A">
        <w:rPr>
          <w:sz w:val="28"/>
          <w:szCs w:val="28"/>
        </w:rPr>
        <w:t xml:space="preserve"> Naidu Medical College,</w:t>
      </w:r>
    </w:p>
    <w:p w:rsidR="0090392C" w:rsidRPr="00C2494A" w:rsidRDefault="00E3039B" w:rsidP="009D6ABB">
      <w:pPr>
        <w:pStyle w:val="ListParagraph"/>
        <w:numPr>
          <w:ilvl w:val="0"/>
          <w:numId w:val="0"/>
        </w:numPr>
        <w:ind w:left="1440"/>
        <w:rPr>
          <w:sz w:val="28"/>
          <w:szCs w:val="28"/>
        </w:rPr>
      </w:pPr>
      <w:r w:rsidRPr="00C2494A">
        <w:rPr>
          <w:sz w:val="28"/>
          <w:szCs w:val="28"/>
        </w:rPr>
        <w:t xml:space="preserve">Agra. </w:t>
      </w:r>
      <w:proofErr w:type="gramStart"/>
      <w:r w:rsidRPr="00C2494A">
        <w:rPr>
          <w:sz w:val="28"/>
          <w:szCs w:val="28"/>
        </w:rPr>
        <w:t>U.P.</w:t>
      </w:r>
      <w:proofErr w:type="gramEnd"/>
    </w:p>
    <w:p w:rsidR="0090392C" w:rsidRPr="00C2494A" w:rsidRDefault="0090392C" w:rsidP="009D6ABB">
      <w:pPr>
        <w:pStyle w:val="ListParagraph"/>
        <w:numPr>
          <w:ilvl w:val="0"/>
          <w:numId w:val="0"/>
        </w:numPr>
        <w:ind w:left="1440"/>
        <w:rPr>
          <w:sz w:val="28"/>
          <w:szCs w:val="28"/>
        </w:rPr>
      </w:pPr>
    </w:p>
    <w:p w:rsidR="004A15A8" w:rsidRPr="00C2494A" w:rsidRDefault="00E3039B" w:rsidP="009D6ABB">
      <w:pPr>
        <w:pStyle w:val="ListParagraph"/>
        <w:rPr>
          <w:sz w:val="28"/>
          <w:szCs w:val="28"/>
        </w:rPr>
      </w:pPr>
      <w:r w:rsidRPr="00C2494A">
        <w:rPr>
          <w:sz w:val="28"/>
          <w:szCs w:val="28"/>
        </w:rPr>
        <w:t>M.B.B.S.-</w:t>
      </w:r>
      <w:proofErr w:type="spellStart"/>
      <w:r w:rsidRPr="00C2494A">
        <w:rPr>
          <w:sz w:val="28"/>
          <w:szCs w:val="28"/>
        </w:rPr>
        <w:t>Darbhanga</w:t>
      </w:r>
      <w:proofErr w:type="spellEnd"/>
      <w:r w:rsidRPr="00C2494A">
        <w:rPr>
          <w:sz w:val="28"/>
          <w:szCs w:val="28"/>
        </w:rPr>
        <w:t xml:space="preserve"> Medical College And Hospital,</w:t>
      </w:r>
    </w:p>
    <w:p w:rsidR="004A15A8" w:rsidRPr="00C2494A" w:rsidRDefault="00E3039B" w:rsidP="009D6ABB">
      <w:pPr>
        <w:pStyle w:val="ListParagraph"/>
        <w:numPr>
          <w:ilvl w:val="0"/>
          <w:numId w:val="0"/>
        </w:numPr>
        <w:ind w:left="1440"/>
        <w:rPr>
          <w:rStyle w:val="Strong"/>
          <w:b w:val="0"/>
          <w:bCs w:val="0"/>
          <w:color w:val="auto"/>
          <w:spacing w:val="0"/>
          <w:sz w:val="28"/>
          <w:szCs w:val="28"/>
        </w:rPr>
      </w:pPr>
      <w:proofErr w:type="spellStart"/>
      <w:r w:rsidRPr="00C2494A">
        <w:rPr>
          <w:sz w:val="28"/>
          <w:szCs w:val="28"/>
        </w:rPr>
        <w:t>Darbhanga</w:t>
      </w:r>
      <w:proofErr w:type="spellEnd"/>
      <w:r w:rsidRPr="00C2494A">
        <w:rPr>
          <w:sz w:val="28"/>
          <w:szCs w:val="28"/>
        </w:rPr>
        <w:t>, Bihar</w:t>
      </w:r>
    </w:p>
    <w:p w:rsidR="004A15A8" w:rsidRPr="00C2494A" w:rsidRDefault="004A15A8" w:rsidP="004A15A8">
      <w:pPr>
        <w:rPr>
          <w:rStyle w:val="Strong"/>
          <w:b w:val="0"/>
          <w:bCs w:val="0"/>
          <w:caps/>
          <w:color w:val="auto"/>
          <w:sz w:val="20"/>
          <w:szCs w:val="20"/>
        </w:rPr>
      </w:pPr>
      <w:r w:rsidRPr="00C2494A">
        <w:rPr>
          <w:rStyle w:val="Strong"/>
          <w:b w:val="0"/>
          <w:bCs w:val="0"/>
          <w:caps/>
          <w:color w:val="auto"/>
          <w:sz w:val="20"/>
          <w:szCs w:val="20"/>
        </w:rPr>
        <w:t xml:space="preserve">                                                                                              </w:t>
      </w:r>
    </w:p>
    <w:p w:rsidR="004A15A8" w:rsidRPr="00C2494A" w:rsidRDefault="004A15A8" w:rsidP="004A15A8">
      <w:pPr>
        <w:rPr>
          <w:rStyle w:val="Strong"/>
          <w:b w:val="0"/>
          <w:bCs w:val="0"/>
          <w:caps/>
          <w:color w:val="auto"/>
          <w:sz w:val="20"/>
          <w:szCs w:val="20"/>
        </w:rPr>
      </w:pPr>
    </w:p>
    <w:p w:rsidR="004A15A8" w:rsidRPr="00C2494A" w:rsidRDefault="004A15A8" w:rsidP="004A15A8">
      <w:pPr>
        <w:rPr>
          <w:rFonts w:ascii="Times New Roman" w:hAnsi="Times New Roman" w:cs="Times New Roman"/>
          <w:sz w:val="32"/>
          <w:szCs w:val="32"/>
          <w:u w:val="single"/>
        </w:rPr>
      </w:pPr>
      <w:r w:rsidRPr="00C2494A">
        <w:rPr>
          <w:rStyle w:val="Strong"/>
          <w:b w:val="0"/>
          <w:bCs w:val="0"/>
          <w:caps/>
          <w:color w:val="auto"/>
          <w:sz w:val="20"/>
          <w:szCs w:val="20"/>
        </w:rPr>
        <w:t xml:space="preserve">                                                                                           </w:t>
      </w:r>
      <w:r w:rsidRPr="00C2494A">
        <w:rPr>
          <w:rStyle w:val="Strong"/>
          <w:rFonts w:ascii="Times New Roman" w:hAnsi="Times New Roman" w:cs="Times New Roman"/>
          <w:color w:val="auto"/>
          <w:sz w:val="32"/>
          <w:szCs w:val="32"/>
          <w:u w:val="single"/>
        </w:rPr>
        <w:t>SKILLS</w:t>
      </w:r>
    </w:p>
    <w:p w:rsidR="004A15A8" w:rsidRPr="00C2494A" w:rsidRDefault="004A15A8" w:rsidP="009D6ABB">
      <w:pPr>
        <w:pStyle w:val="ListParagraph"/>
        <w:numPr>
          <w:ilvl w:val="0"/>
          <w:numId w:val="0"/>
        </w:numPr>
        <w:ind w:left="1440"/>
        <w:rPr>
          <w:lang w:bidi="hi-IN"/>
        </w:rPr>
      </w:pPr>
    </w:p>
    <w:p w:rsidR="004A15A8" w:rsidRPr="00C2494A" w:rsidRDefault="004A15A8" w:rsidP="009D6ABB">
      <w:pPr>
        <w:pStyle w:val="ListParagraph"/>
        <w:rPr>
          <w:sz w:val="28"/>
          <w:szCs w:val="28"/>
          <w:lang w:bidi="hi-IN"/>
        </w:rPr>
      </w:pPr>
      <w:r w:rsidRPr="00C2494A">
        <w:rPr>
          <w:sz w:val="28"/>
          <w:szCs w:val="28"/>
          <w:lang w:bidi="hi-IN"/>
        </w:rPr>
        <w:t>Extensive experience in treating eye disorders</w:t>
      </w:r>
    </w:p>
    <w:p w:rsidR="004A15A8" w:rsidRPr="00C2494A" w:rsidRDefault="004A15A8" w:rsidP="009D6ABB">
      <w:pPr>
        <w:pStyle w:val="ListParagraph"/>
        <w:rPr>
          <w:sz w:val="28"/>
          <w:szCs w:val="28"/>
          <w:lang w:bidi="hi-IN"/>
        </w:rPr>
      </w:pPr>
      <w:r w:rsidRPr="00C2494A">
        <w:rPr>
          <w:sz w:val="28"/>
          <w:szCs w:val="28"/>
          <w:lang w:bidi="hi-IN"/>
        </w:rPr>
        <w:t>Excellent verbal and written communication skills in English</w:t>
      </w:r>
    </w:p>
    <w:p w:rsidR="004A15A8" w:rsidRPr="00C2494A" w:rsidRDefault="004A15A8" w:rsidP="009D6ABB">
      <w:pPr>
        <w:pStyle w:val="ListParagraph"/>
        <w:rPr>
          <w:rFonts w:ascii="Trebuchet MS" w:hAnsi="Trebuchet MS"/>
          <w:b/>
          <w:bCs/>
          <w:sz w:val="28"/>
          <w:szCs w:val="28"/>
          <w:u w:val="single"/>
          <w:shd w:val="clear" w:color="auto" w:fill="FFFFFF"/>
        </w:rPr>
      </w:pPr>
      <w:proofErr w:type="gramStart"/>
      <w:r w:rsidRPr="00C2494A">
        <w:rPr>
          <w:sz w:val="28"/>
          <w:szCs w:val="28"/>
          <w:lang w:bidi="hi-IN"/>
        </w:rPr>
        <w:t>Excellent  social</w:t>
      </w:r>
      <w:proofErr w:type="gramEnd"/>
      <w:r w:rsidRPr="00C2494A">
        <w:rPr>
          <w:sz w:val="28"/>
          <w:szCs w:val="28"/>
          <w:lang w:bidi="hi-IN"/>
        </w:rPr>
        <w:t xml:space="preserve"> and interpersonal skills for dealing with patients</w:t>
      </w:r>
      <w:ins w:id="0" w:author="Unknown">
        <w:r w:rsidRPr="00C2494A">
          <w:rPr>
            <w:lang w:bidi="hi-IN"/>
          </w:rPr>
          <w:t>.</w:t>
        </w:r>
      </w:ins>
      <w:r w:rsidRPr="00C2494A">
        <w:rPr>
          <w:rFonts w:ascii="Trebuchet MS" w:hAnsi="Trebuchet MS"/>
          <w:b/>
          <w:bCs/>
          <w:sz w:val="28"/>
          <w:szCs w:val="28"/>
          <w:u w:val="single"/>
          <w:shd w:val="clear" w:color="auto" w:fill="FFFFFF"/>
        </w:rPr>
        <w:t xml:space="preserve">  </w:t>
      </w:r>
    </w:p>
    <w:p w:rsidR="004A15A8" w:rsidRPr="00C2494A" w:rsidRDefault="004A15A8" w:rsidP="009D6ABB">
      <w:pPr>
        <w:pStyle w:val="ListParagraph"/>
        <w:numPr>
          <w:ilvl w:val="0"/>
          <w:numId w:val="0"/>
        </w:numPr>
        <w:ind w:left="1440"/>
        <w:rPr>
          <w:shd w:val="clear" w:color="auto" w:fill="FFFFFF"/>
        </w:rPr>
      </w:pPr>
    </w:p>
    <w:p w:rsidR="004B6602" w:rsidRPr="00C2494A" w:rsidRDefault="004A15A8" w:rsidP="004A15A8">
      <w:pPr>
        <w:tabs>
          <w:tab w:val="left" w:pos="3600"/>
        </w:tabs>
        <w:ind w:left="720"/>
        <w:rPr>
          <w:rFonts w:ascii="Arial" w:hAnsi="Arial" w:cs="Arial"/>
          <w:b/>
          <w:bCs/>
        </w:rPr>
      </w:pPr>
      <w:r w:rsidRPr="00C2494A">
        <w:rPr>
          <w:rFonts w:ascii="Arial" w:hAnsi="Arial" w:cs="Arial"/>
          <w:b/>
          <w:bCs/>
        </w:rPr>
        <w:t xml:space="preserve">                                                       </w:t>
      </w:r>
    </w:p>
    <w:p w:rsidR="004A15A8" w:rsidRPr="00C2494A" w:rsidRDefault="004A15A8" w:rsidP="004A15A8">
      <w:pPr>
        <w:tabs>
          <w:tab w:val="left" w:pos="3600"/>
        </w:tabs>
        <w:ind w:left="720"/>
        <w:rPr>
          <w:rFonts w:ascii="Arial" w:hAnsi="Arial" w:cs="Arial"/>
          <w:b/>
          <w:bCs/>
        </w:rPr>
      </w:pPr>
      <w:r w:rsidRPr="00C2494A">
        <w:rPr>
          <w:rFonts w:ascii="Arial" w:hAnsi="Arial" w:cs="Arial"/>
          <w:b/>
          <w:bCs/>
        </w:rPr>
        <w:t xml:space="preserve">  </w:t>
      </w:r>
    </w:p>
    <w:p w:rsidR="00B95173" w:rsidRPr="00C2494A" w:rsidRDefault="004A15A8" w:rsidP="004A15A8">
      <w:pPr>
        <w:tabs>
          <w:tab w:val="left" w:pos="3600"/>
        </w:tabs>
        <w:ind w:left="720"/>
        <w:rPr>
          <w:rFonts w:ascii="Arial" w:hAnsi="Arial" w:cs="Arial"/>
          <w:b/>
          <w:bCs/>
          <w:sz w:val="32"/>
          <w:szCs w:val="32"/>
        </w:rPr>
      </w:pPr>
      <w:r w:rsidRPr="00C2494A">
        <w:rPr>
          <w:rFonts w:ascii="Arial" w:hAnsi="Arial" w:cs="Arial"/>
          <w:b/>
          <w:bCs/>
          <w:sz w:val="32"/>
          <w:szCs w:val="32"/>
        </w:rPr>
        <w:t xml:space="preserve">                     </w:t>
      </w:r>
      <w:r w:rsidR="00A6397E" w:rsidRPr="00C2494A">
        <w:rPr>
          <w:rFonts w:ascii="Arial" w:hAnsi="Arial" w:cs="Arial"/>
          <w:b/>
          <w:bCs/>
          <w:sz w:val="32"/>
          <w:szCs w:val="32"/>
        </w:rPr>
        <w:t xml:space="preserve">          </w:t>
      </w:r>
      <w:r w:rsidR="004B6602" w:rsidRPr="00C2494A">
        <w:rPr>
          <w:rFonts w:ascii="Arial" w:hAnsi="Arial" w:cs="Arial"/>
          <w:b/>
          <w:bCs/>
          <w:sz w:val="32"/>
          <w:szCs w:val="32"/>
        </w:rPr>
        <w:t xml:space="preserve"> </w:t>
      </w:r>
      <w:r w:rsidRPr="00C2494A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B95173" w:rsidRPr="00C2494A" w:rsidRDefault="00B95173" w:rsidP="004A15A8">
      <w:pPr>
        <w:tabs>
          <w:tab w:val="left" w:pos="3600"/>
        </w:tabs>
        <w:ind w:left="720"/>
        <w:rPr>
          <w:rFonts w:ascii="Arial" w:hAnsi="Arial" w:cs="Arial"/>
          <w:b/>
          <w:bCs/>
          <w:sz w:val="32"/>
          <w:szCs w:val="32"/>
        </w:rPr>
      </w:pPr>
    </w:p>
    <w:p w:rsidR="004A15A8" w:rsidRPr="00C2494A" w:rsidRDefault="00B95173" w:rsidP="004A15A8">
      <w:pPr>
        <w:tabs>
          <w:tab w:val="left" w:pos="3600"/>
        </w:tabs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494A">
        <w:rPr>
          <w:rFonts w:ascii="Arial" w:hAnsi="Arial" w:cs="Arial"/>
          <w:b/>
          <w:bCs/>
          <w:sz w:val="32"/>
          <w:szCs w:val="32"/>
        </w:rPr>
        <w:lastRenderedPageBreak/>
        <w:t xml:space="preserve">                                  </w:t>
      </w:r>
      <w:r w:rsidR="004A15A8" w:rsidRPr="00C2494A">
        <w:rPr>
          <w:rFonts w:ascii="Arial" w:hAnsi="Arial" w:cs="Arial"/>
          <w:b/>
          <w:bCs/>
          <w:sz w:val="32"/>
          <w:szCs w:val="32"/>
        </w:rPr>
        <w:t xml:space="preserve"> </w:t>
      </w:r>
      <w:r w:rsidR="00A6397E" w:rsidRPr="00C2494A">
        <w:rPr>
          <w:rFonts w:ascii="Times New Roman" w:hAnsi="Times New Roman" w:cs="Times New Roman"/>
          <w:b/>
          <w:bCs/>
          <w:sz w:val="32"/>
          <w:szCs w:val="32"/>
          <w:u w:val="single"/>
        </w:rPr>
        <w:t>EXPERTISE</w:t>
      </w:r>
    </w:p>
    <w:p w:rsidR="004A15A8" w:rsidRPr="00C2494A" w:rsidRDefault="004A15A8" w:rsidP="004A15A8">
      <w:pPr>
        <w:tabs>
          <w:tab w:val="left" w:pos="3600"/>
        </w:tabs>
        <w:ind w:left="720"/>
        <w:rPr>
          <w:rFonts w:ascii="Arial" w:hAnsi="Arial" w:cs="Arial"/>
          <w:b/>
          <w:bCs/>
          <w:sz w:val="28"/>
          <w:szCs w:val="28"/>
        </w:rPr>
      </w:pPr>
    </w:p>
    <w:p w:rsidR="004A15A8" w:rsidRPr="00C2494A" w:rsidRDefault="00C90C05" w:rsidP="009D6ABB">
      <w:pPr>
        <w:pStyle w:val="ListParagraph"/>
        <w:rPr>
          <w:b/>
          <w:bCs/>
          <w:sz w:val="28"/>
          <w:szCs w:val="28"/>
        </w:rPr>
      </w:pPr>
      <w:r w:rsidRPr="00C2494A">
        <w:rPr>
          <w:sz w:val="28"/>
          <w:szCs w:val="28"/>
        </w:rPr>
        <w:t xml:space="preserve">Cataract Surgeries – </w:t>
      </w:r>
      <w:r w:rsidR="004A15A8" w:rsidRPr="00C2494A">
        <w:rPr>
          <w:sz w:val="28"/>
          <w:szCs w:val="28"/>
        </w:rPr>
        <w:t>SICS</w:t>
      </w:r>
      <w:r w:rsidRPr="00C2494A">
        <w:rPr>
          <w:sz w:val="28"/>
          <w:szCs w:val="28"/>
        </w:rPr>
        <w:t xml:space="preserve"> and </w:t>
      </w:r>
      <w:proofErr w:type="spellStart"/>
      <w:r w:rsidRPr="00C2494A">
        <w:rPr>
          <w:sz w:val="28"/>
          <w:szCs w:val="28"/>
        </w:rPr>
        <w:t>phaco</w:t>
      </w:r>
      <w:proofErr w:type="spellEnd"/>
      <w:r w:rsidR="004A15A8" w:rsidRPr="00C2494A">
        <w:rPr>
          <w:sz w:val="28"/>
          <w:szCs w:val="28"/>
        </w:rPr>
        <w:t xml:space="preserve"> with PCIOL </w:t>
      </w:r>
    </w:p>
    <w:p w:rsidR="004A15A8" w:rsidRPr="00C2494A" w:rsidRDefault="004A15A8" w:rsidP="009D6ABB">
      <w:pPr>
        <w:pStyle w:val="ListParagraph"/>
        <w:rPr>
          <w:sz w:val="28"/>
          <w:szCs w:val="28"/>
        </w:rPr>
      </w:pPr>
      <w:r w:rsidRPr="00C2494A">
        <w:rPr>
          <w:sz w:val="28"/>
          <w:szCs w:val="28"/>
        </w:rPr>
        <w:t xml:space="preserve">Penetrating </w:t>
      </w:r>
      <w:proofErr w:type="spellStart"/>
      <w:r w:rsidRPr="00C2494A">
        <w:rPr>
          <w:sz w:val="28"/>
          <w:szCs w:val="28"/>
        </w:rPr>
        <w:t>Keratoplasty</w:t>
      </w:r>
      <w:proofErr w:type="spellEnd"/>
    </w:p>
    <w:p w:rsidR="004A15A8" w:rsidRPr="00C2494A" w:rsidRDefault="004A15A8" w:rsidP="009D6ABB">
      <w:pPr>
        <w:pStyle w:val="ListParagraph"/>
        <w:rPr>
          <w:sz w:val="28"/>
          <w:szCs w:val="28"/>
        </w:rPr>
      </w:pPr>
      <w:r w:rsidRPr="00C2494A">
        <w:rPr>
          <w:sz w:val="28"/>
          <w:szCs w:val="28"/>
        </w:rPr>
        <w:t xml:space="preserve">Other Surgeries – Pterygium, </w:t>
      </w:r>
      <w:proofErr w:type="spellStart"/>
      <w:r w:rsidRPr="00C2494A">
        <w:rPr>
          <w:sz w:val="28"/>
          <w:szCs w:val="28"/>
        </w:rPr>
        <w:t>Entropion</w:t>
      </w:r>
      <w:proofErr w:type="spellEnd"/>
      <w:r w:rsidRPr="00C2494A">
        <w:rPr>
          <w:sz w:val="28"/>
          <w:szCs w:val="28"/>
        </w:rPr>
        <w:t xml:space="preserve"> and DCR</w:t>
      </w:r>
      <w:r w:rsidR="00C90C05" w:rsidRPr="00C2494A">
        <w:rPr>
          <w:sz w:val="28"/>
          <w:szCs w:val="28"/>
        </w:rPr>
        <w:t>, traumatic lid repair</w:t>
      </w:r>
    </w:p>
    <w:p w:rsidR="00C90C05" w:rsidRPr="00C2494A" w:rsidRDefault="00C90C05" w:rsidP="009D6ABB">
      <w:pPr>
        <w:pStyle w:val="ListParagraph"/>
        <w:rPr>
          <w:sz w:val="28"/>
          <w:szCs w:val="28"/>
        </w:rPr>
      </w:pPr>
      <w:r w:rsidRPr="00C2494A">
        <w:rPr>
          <w:sz w:val="28"/>
          <w:szCs w:val="28"/>
        </w:rPr>
        <w:t xml:space="preserve">Procedures- </w:t>
      </w:r>
      <w:proofErr w:type="spellStart"/>
      <w:r w:rsidRPr="00C2494A">
        <w:rPr>
          <w:sz w:val="28"/>
          <w:szCs w:val="28"/>
        </w:rPr>
        <w:t>intravitreal</w:t>
      </w:r>
      <w:proofErr w:type="spellEnd"/>
      <w:r w:rsidRPr="00C2494A">
        <w:rPr>
          <w:sz w:val="28"/>
          <w:szCs w:val="28"/>
        </w:rPr>
        <w:t xml:space="preserve"> injections, </w:t>
      </w:r>
      <w:proofErr w:type="spellStart"/>
      <w:r w:rsidRPr="00C2494A">
        <w:rPr>
          <w:sz w:val="28"/>
          <w:szCs w:val="28"/>
        </w:rPr>
        <w:t>yag</w:t>
      </w:r>
      <w:proofErr w:type="spellEnd"/>
      <w:r w:rsidRPr="00C2494A">
        <w:rPr>
          <w:sz w:val="28"/>
          <w:szCs w:val="28"/>
        </w:rPr>
        <w:t xml:space="preserve"> </w:t>
      </w:r>
      <w:proofErr w:type="spellStart"/>
      <w:r w:rsidRPr="00C2494A">
        <w:rPr>
          <w:sz w:val="28"/>
          <w:szCs w:val="28"/>
        </w:rPr>
        <w:t>capsuoltotomy</w:t>
      </w:r>
      <w:proofErr w:type="spellEnd"/>
      <w:r w:rsidRPr="00C2494A">
        <w:rPr>
          <w:sz w:val="28"/>
          <w:szCs w:val="28"/>
        </w:rPr>
        <w:t xml:space="preserve">, </w:t>
      </w:r>
      <w:proofErr w:type="spellStart"/>
      <w:r w:rsidRPr="00C2494A">
        <w:rPr>
          <w:sz w:val="28"/>
          <w:szCs w:val="28"/>
        </w:rPr>
        <w:t>perimetry</w:t>
      </w:r>
      <w:proofErr w:type="spellEnd"/>
      <w:r w:rsidRPr="00C2494A">
        <w:rPr>
          <w:sz w:val="28"/>
          <w:szCs w:val="28"/>
        </w:rPr>
        <w:t>, OCT</w:t>
      </w:r>
      <w:proofErr w:type="gramStart"/>
      <w:r w:rsidRPr="00C2494A">
        <w:rPr>
          <w:sz w:val="28"/>
          <w:szCs w:val="28"/>
        </w:rPr>
        <w:t>,FFA</w:t>
      </w:r>
      <w:proofErr w:type="gramEnd"/>
      <w:r w:rsidRPr="00C2494A">
        <w:rPr>
          <w:sz w:val="28"/>
          <w:szCs w:val="28"/>
        </w:rPr>
        <w:t xml:space="preserve"> etc.</w:t>
      </w:r>
    </w:p>
    <w:p w:rsidR="0090392C" w:rsidRPr="00C2494A" w:rsidRDefault="0090392C" w:rsidP="009D6ABB">
      <w:pPr>
        <w:pStyle w:val="ListParagraph"/>
        <w:numPr>
          <w:ilvl w:val="0"/>
          <w:numId w:val="0"/>
        </w:numPr>
        <w:ind w:left="1440"/>
        <w:rPr>
          <w:sz w:val="28"/>
          <w:szCs w:val="28"/>
          <w:shd w:val="clear" w:color="auto" w:fill="FFFFFF"/>
        </w:rPr>
      </w:pPr>
    </w:p>
    <w:p w:rsidR="004B6602" w:rsidRPr="00C2494A" w:rsidRDefault="004B6602" w:rsidP="009B68E7">
      <w:pPr>
        <w:pStyle w:val="Subtitle"/>
        <w:rPr>
          <w:sz w:val="32"/>
          <w:szCs w:val="32"/>
        </w:rPr>
      </w:pPr>
    </w:p>
    <w:p w:rsidR="00964F2F" w:rsidRPr="00C2494A" w:rsidRDefault="00A6397E" w:rsidP="009B68E7">
      <w:pPr>
        <w:pStyle w:val="Subtitle"/>
        <w:rPr>
          <w:rStyle w:val="Strong"/>
          <w:rFonts w:ascii="Times New Roman" w:hAnsi="Times New Roman" w:cs="Times New Roman"/>
          <w:color w:val="auto"/>
          <w:sz w:val="32"/>
          <w:szCs w:val="32"/>
          <w:u w:val="single"/>
        </w:rPr>
      </w:pPr>
      <w:r w:rsidRPr="00C2494A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     </w:t>
      </w:r>
      <w:r w:rsidRPr="00C2494A">
        <w:rPr>
          <w:rStyle w:val="Strong"/>
          <w:rFonts w:ascii="Times New Roman" w:hAnsi="Times New Roman" w:cs="Times New Roman"/>
          <w:color w:val="auto"/>
          <w:sz w:val="32"/>
          <w:szCs w:val="32"/>
          <w:u w:val="single"/>
        </w:rPr>
        <w:t>PROFESSIONAL EXPERIENCE</w:t>
      </w:r>
    </w:p>
    <w:p w:rsidR="00964F2F" w:rsidRPr="00C2494A" w:rsidRDefault="00041530" w:rsidP="009B68E7">
      <w:pPr>
        <w:rPr>
          <w:b/>
          <w:bCs/>
        </w:rPr>
      </w:pPr>
      <w:r w:rsidRPr="00C2494A">
        <w:rPr>
          <w:b/>
          <w:bCs/>
        </w:rPr>
        <w:t xml:space="preserve">                                                    </w:t>
      </w:r>
      <w:proofErr w:type="gramStart"/>
      <w:r w:rsidR="00964F2F" w:rsidRPr="00C2494A">
        <w:rPr>
          <w:b/>
          <w:bCs/>
        </w:rPr>
        <w:t>JUNIOR RESIDENT</w:t>
      </w:r>
      <w:r w:rsidR="00C54986" w:rsidRPr="00C2494A">
        <w:rPr>
          <w:b/>
          <w:bCs/>
        </w:rPr>
        <w:t>-</w:t>
      </w:r>
      <w:r w:rsidR="00964F2F" w:rsidRPr="00C2494A">
        <w:rPr>
          <w:b/>
          <w:bCs/>
        </w:rPr>
        <w:t>S.N.M.C</w:t>
      </w:r>
      <w:r w:rsidR="00C54986" w:rsidRPr="00C2494A">
        <w:rPr>
          <w:b/>
          <w:bCs/>
        </w:rPr>
        <w:t>, (AGRA, U.P.)</w:t>
      </w:r>
      <w:proofErr w:type="gramEnd"/>
      <w:r w:rsidR="00CB3E26" w:rsidRPr="00C2494A">
        <w:rPr>
          <w:b/>
          <w:bCs/>
        </w:rPr>
        <w:t xml:space="preserve">  JUNE2010-JUNE-2013</w:t>
      </w:r>
    </w:p>
    <w:p w:rsidR="00C54986" w:rsidRPr="00C2494A" w:rsidRDefault="00C54986" w:rsidP="009B68E7"/>
    <w:p w:rsidR="00964F2F" w:rsidRPr="00C2494A" w:rsidRDefault="000A0961" w:rsidP="009D6ABB">
      <w:pPr>
        <w:pStyle w:val="ListParagraph"/>
        <w:rPr>
          <w:sz w:val="28"/>
          <w:szCs w:val="28"/>
        </w:rPr>
      </w:pPr>
      <w:r w:rsidRPr="00C2494A">
        <w:rPr>
          <w:sz w:val="28"/>
          <w:szCs w:val="28"/>
        </w:rPr>
        <w:t xml:space="preserve">Assessed refractive conditions of the eye with </w:t>
      </w:r>
      <w:proofErr w:type="spellStart"/>
      <w:proofErr w:type="gramStart"/>
      <w:r w:rsidRPr="00C2494A">
        <w:rPr>
          <w:sz w:val="28"/>
          <w:szCs w:val="28"/>
        </w:rPr>
        <w:t>retinoscope</w:t>
      </w:r>
      <w:proofErr w:type="spellEnd"/>
      <w:r w:rsidRPr="00C2494A">
        <w:rPr>
          <w:sz w:val="28"/>
          <w:szCs w:val="28"/>
        </w:rPr>
        <w:t xml:space="preserve"> .</w:t>
      </w:r>
      <w:proofErr w:type="gramEnd"/>
    </w:p>
    <w:p w:rsidR="00964F2F" w:rsidRPr="00C2494A" w:rsidRDefault="000A0961" w:rsidP="009D6ABB">
      <w:pPr>
        <w:pStyle w:val="ListParagraph"/>
        <w:rPr>
          <w:sz w:val="28"/>
          <w:szCs w:val="28"/>
        </w:rPr>
      </w:pPr>
      <w:r w:rsidRPr="00C2494A">
        <w:rPr>
          <w:sz w:val="28"/>
          <w:szCs w:val="28"/>
        </w:rPr>
        <w:t xml:space="preserve">Analyzed test results to </w:t>
      </w:r>
      <w:proofErr w:type="spellStart"/>
      <w:r w:rsidRPr="00C2494A">
        <w:rPr>
          <w:sz w:val="28"/>
          <w:szCs w:val="28"/>
        </w:rPr>
        <w:t>devedlop</w:t>
      </w:r>
      <w:proofErr w:type="spellEnd"/>
      <w:r w:rsidRPr="00C2494A">
        <w:rPr>
          <w:sz w:val="28"/>
          <w:szCs w:val="28"/>
        </w:rPr>
        <w:t xml:space="preserve"> proper eye care treatment plan .prescribed appropriate medication to treat eye diseases and infection.</w:t>
      </w:r>
    </w:p>
    <w:p w:rsidR="009D6ABB" w:rsidRPr="00C2494A" w:rsidRDefault="000A0961" w:rsidP="009D6ABB">
      <w:pPr>
        <w:pStyle w:val="ListParagraph"/>
        <w:rPr>
          <w:sz w:val="28"/>
          <w:szCs w:val="28"/>
        </w:rPr>
      </w:pPr>
      <w:r w:rsidRPr="00C2494A">
        <w:rPr>
          <w:sz w:val="28"/>
          <w:szCs w:val="28"/>
        </w:rPr>
        <w:t xml:space="preserve">Determined visual acuity and conception, focus and co-ordination. </w:t>
      </w:r>
    </w:p>
    <w:p w:rsidR="00964F2F" w:rsidRPr="00C2494A" w:rsidRDefault="000A0961" w:rsidP="009D6ABB">
      <w:pPr>
        <w:pStyle w:val="ListParagraph"/>
        <w:rPr>
          <w:sz w:val="28"/>
          <w:szCs w:val="28"/>
        </w:rPr>
      </w:pPr>
      <w:r w:rsidRPr="00C2494A">
        <w:rPr>
          <w:sz w:val="28"/>
          <w:szCs w:val="28"/>
        </w:rPr>
        <w:t>Routinely followed up with patients about their post-operated recovery status.</w:t>
      </w:r>
    </w:p>
    <w:p w:rsidR="009D6ABB" w:rsidRPr="00C2494A" w:rsidRDefault="000A0961" w:rsidP="009D6ABB">
      <w:pPr>
        <w:pStyle w:val="ListParagraph"/>
        <w:rPr>
          <w:sz w:val="28"/>
          <w:szCs w:val="28"/>
        </w:rPr>
      </w:pPr>
      <w:r w:rsidRPr="00C2494A">
        <w:rPr>
          <w:sz w:val="28"/>
          <w:szCs w:val="28"/>
        </w:rPr>
        <w:t>Operated ophthalmic instrument including refractors, auto-</w:t>
      </w:r>
      <w:proofErr w:type="spellStart"/>
      <w:r w:rsidRPr="00C2494A">
        <w:rPr>
          <w:sz w:val="28"/>
          <w:szCs w:val="28"/>
        </w:rPr>
        <w:t>kerarefractometer</w:t>
      </w:r>
      <w:proofErr w:type="spellEnd"/>
      <w:r w:rsidRPr="00C2494A">
        <w:rPr>
          <w:sz w:val="28"/>
          <w:szCs w:val="28"/>
        </w:rPr>
        <w:t xml:space="preserve">, ophthalmoscope and </w:t>
      </w:r>
      <w:proofErr w:type="spellStart"/>
      <w:r w:rsidRPr="00C2494A">
        <w:rPr>
          <w:sz w:val="28"/>
          <w:szCs w:val="28"/>
        </w:rPr>
        <w:t>retinoscope</w:t>
      </w:r>
      <w:proofErr w:type="spellEnd"/>
      <w:r w:rsidRPr="00C2494A">
        <w:rPr>
          <w:sz w:val="28"/>
          <w:szCs w:val="28"/>
        </w:rPr>
        <w:t xml:space="preserve"> </w:t>
      </w:r>
    </w:p>
    <w:p w:rsidR="000A0961" w:rsidRPr="00C2494A" w:rsidRDefault="000A0961" w:rsidP="009D6ABB">
      <w:pPr>
        <w:pStyle w:val="ListParagraph"/>
        <w:rPr>
          <w:sz w:val="28"/>
          <w:szCs w:val="28"/>
        </w:rPr>
      </w:pPr>
      <w:r w:rsidRPr="00C2494A">
        <w:rPr>
          <w:sz w:val="28"/>
          <w:szCs w:val="28"/>
        </w:rPr>
        <w:t>Prescribed appropriate therapeutic procedures to correct vision problems, obtained detailed medical and personal data for patient charts and records.</w:t>
      </w:r>
    </w:p>
    <w:p w:rsidR="00964F2F" w:rsidRPr="00C2494A" w:rsidRDefault="000A0961" w:rsidP="009D6ABB">
      <w:pPr>
        <w:pStyle w:val="ListParagraph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C2494A">
        <w:rPr>
          <w:rFonts w:ascii="Times New Roman" w:hAnsi="Times New Roman" w:cs="Times New Roman"/>
          <w:sz w:val="28"/>
          <w:szCs w:val="28"/>
        </w:rPr>
        <w:t>Diagnosed glaucoma, anterior and posterior segment diagnosed</w:t>
      </w:r>
      <w:r w:rsidRPr="00C2494A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 xml:space="preserve"> glaucoma, anterior and posterior segment diseases and neurological eye disease.</w:t>
      </w:r>
    </w:p>
    <w:p w:rsidR="00C90C05" w:rsidRPr="00C2494A" w:rsidRDefault="00C90C05" w:rsidP="00C90C05">
      <w:pPr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</w:p>
    <w:p w:rsidR="00C90C05" w:rsidRPr="00C2494A" w:rsidRDefault="00C90C05" w:rsidP="00C90C05">
      <w:pPr>
        <w:pStyle w:val="ListParagraph"/>
        <w:numPr>
          <w:ilvl w:val="0"/>
          <w:numId w:val="0"/>
        </w:numPr>
        <w:ind w:left="1440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C2494A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 xml:space="preserve">         </w:t>
      </w:r>
    </w:p>
    <w:p w:rsidR="00C90C05" w:rsidRPr="00C2494A" w:rsidRDefault="00C90C05" w:rsidP="00C90C05">
      <w:pPr>
        <w:pStyle w:val="ListParagraph"/>
        <w:numPr>
          <w:ilvl w:val="0"/>
          <w:numId w:val="0"/>
        </w:numPr>
        <w:ind w:left="1440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C2494A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 xml:space="preserve">         </w:t>
      </w:r>
      <w:r w:rsidRPr="00C2494A">
        <w:rPr>
          <w:rStyle w:val="Emphasis"/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Consultant ophthalmologist &amp; Surgeon</w:t>
      </w:r>
      <w:r w:rsidRPr="00C2494A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 xml:space="preserve">- Aster Eye  </w:t>
      </w:r>
    </w:p>
    <w:p w:rsidR="00C90C05" w:rsidRPr="00C2494A" w:rsidRDefault="00C90C05" w:rsidP="00C90C05">
      <w:pPr>
        <w:pStyle w:val="ListParagraph"/>
        <w:numPr>
          <w:ilvl w:val="0"/>
          <w:numId w:val="0"/>
        </w:numPr>
        <w:ind w:left="1440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C2494A">
        <w:rPr>
          <w:rStyle w:val="Emphasis"/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 xml:space="preserve">                                                         </w:t>
      </w:r>
      <w:r w:rsidR="00FF3703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 xml:space="preserve">Hospital, </w:t>
      </w:r>
      <w:r w:rsidRPr="00C2494A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New Delhi</w:t>
      </w:r>
    </w:p>
    <w:p w:rsidR="00C90C05" w:rsidRPr="00C2494A" w:rsidRDefault="00C90C05" w:rsidP="00C90C05">
      <w:pPr>
        <w:pStyle w:val="ListParagraph"/>
        <w:numPr>
          <w:ilvl w:val="0"/>
          <w:numId w:val="0"/>
        </w:numPr>
        <w:ind w:left="1440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C2494A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 xml:space="preserve">                     </w:t>
      </w:r>
      <w:r w:rsidR="00FF3703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 xml:space="preserve">                             July</w:t>
      </w:r>
      <w:r w:rsidRPr="00C2494A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 xml:space="preserve"> 2013-</w:t>
      </w:r>
      <w:r w:rsidR="00EE55EA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C2494A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Dec 2013.</w:t>
      </w:r>
    </w:p>
    <w:p w:rsidR="00C90C05" w:rsidRPr="00C2494A" w:rsidRDefault="00C90C05" w:rsidP="00C90C05">
      <w:pPr>
        <w:pStyle w:val="ListParagraph"/>
        <w:numPr>
          <w:ilvl w:val="0"/>
          <w:numId w:val="0"/>
        </w:numPr>
        <w:ind w:left="1440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</w:p>
    <w:p w:rsidR="00C90C05" w:rsidRPr="00C2494A" w:rsidRDefault="00C90C05" w:rsidP="00C90C05">
      <w:pPr>
        <w:pStyle w:val="ListParagraph"/>
        <w:numPr>
          <w:ilvl w:val="0"/>
          <w:numId w:val="0"/>
        </w:numPr>
        <w:ind w:left="1440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C2494A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 xml:space="preserve">         </w:t>
      </w:r>
      <w:r w:rsidRPr="00C2494A">
        <w:rPr>
          <w:rStyle w:val="Emphasis"/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 xml:space="preserve">Centre </w:t>
      </w:r>
      <w:proofErr w:type="spellStart"/>
      <w:r w:rsidRPr="00C2494A">
        <w:rPr>
          <w:rStyle w:val="Emphasis"/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Incharge</w:t>
      </w:r>
      <w:proofErr w:type="spellEnd"/>
      <w:r w:rsidRPr="00C2494A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- Aster eye hospital, New Delhi</w:t>
      </w:r>
    </w:p>
    <w:p w:rsidR="00C90C05" w:rsidRDefault="00C90C05" w:rsidP="00C90C05">
      <w:pPr>
        <w:pStyle w:val="ListParagraph"/>
        <w:numPr>
          <w:ilvl w:val="0"/>
          <w:numId w:val="0"/>
        </w:numPr>
        <w:ind w:left="1440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C2494A">
        <w:rPr>
          <w:rStyle w:val="Emphasis"/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 xml:space="preserve">                                    </w:t>
      </w:r>
      <w:r w:rsidRPr="00C2494A">
        <w:rPr>
          <w:rStyle w:val="Emphasis"/>
          <w:rFonts w:ascii="Times New Roman" w:hAnsi="Times New Roman" w:cs="Times New Roman"/>
          <w:i w:val="0"/>
          <w:iCs w:val="0"/>
          <w:sz w:val="32"/>
          <w:szCs w:val="32"/>
        </w:rPr>
        <w:t>December 2013</w:t>
      </w:r>
      <w:r w:rsidR="00EE55EA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- March 2014</w:t>
      </w:r>
    </w:p>
    <w:p w:rsidR="006161FA" w:rsidRDefault="006161FA" w:rsidP="00C90C05">
      <w:pPr>
        <w:pStyle w:val="ListParagraph"/>
        <w:numPr>
          <w:ilvl w:val="0"/>
          <w:numId w:val="0"/>
        </w:numPr>
        <w:ind w:left="1440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</w:p>
    <w:p w:rsidR="006161FA" w:rsidRDefault="00EE55EA" w:rsidP="00C90C05">
      <w:pPr>
        <w:pStyle w:val="ListParagraph"/>
        <w:numPr>
          <w:ilvl w:val="0"/>
          <w:numId w:val="0"/>
        </w:numPr>
        <w:ind w:left="1440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 xml:space="preserve">           </w:t>
      </w:r>
      <w:r w:rsidRPr="00EE55EA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Senior Resident</w:t>
      </w:r>
      <w:r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- AIIMS, Jodhpur</w:t>
      </w:r>
    </w:p>
    <w:p w:rsidR="00EE55EA" w:rsidRPr="00C2494A" w:rsidRDefault="00EE55EA" w:rsidP="00C90C05">
      <w:pPr>
        <w:pStyle w:val="ListParagraph"/>
        <w:numPr>
          <w:ilvl w:val="0"/>
          <w:numId w:val="0"/>
        </w:numPr>
        <w:ind w:left="1440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 xml:space="preserve">                                           March 2014- till date</w:t>
      </w:r>
    </w:p>
    <w:p w:rsidR="00964F2F" w:rsidRPr="00C2494A" w:rsidRDefault="00C90C05" w:rsidP="00C90C05">
      <w:pPr>
        <w:pStyle w:val="ListParagraph"/>
        <w:numPr>
          <w:ilvl w:val="0"/>
          <w:numId w:val="0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C2494A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 xml:space="preserve">          </w:t>
      </w:r>
    </w:p>
    <w:p w:rsidR="004E03FA" w:rsidRPr="00C2494A" w:rsidRDefault="004E03FA" w:rsidP="000025A6">
      <w:pPr>
        <w:spacing w:after="0" w:line="387" w:lineRule="atLeast"/>
        <w:ind w:left="720"/>
        <w:textAlignment w:val="baseline"/>
        <w:rPr>
          <w:rFonts w:ascii="Trebuchet MS" w:hAnsi="Trebuchet MS"/>
          <w:b/>
          <w:bCs/>
          <w:sz w:val="28"/>
          <w:szCs w:val="28"/>
          <w:u w:val="single"/>
          <w:shd w:val="clear" w:color="auto" w:fill="FFFFFF"/>
        </w:rPr>
      </w:pPr>
    </w:p>
    <w:p w:rsidR="004E03FA" w:rsidRPr="00C2494A" w:rsidRDefault="004E03FA" w:rsidP="000025A6">
      <w:pPr>
        <w:spacing w:after="0" w:line="387" w:lineRule="atLeast"/>
        <w:ind w:left="720"/>
        <w:textAlignment w:val="baseline"/>
        <w:rPr>
          <w:rFonts w:ascii="Times New Roman" w:hAnsi="Times New Roman" w:cs="Times New Roman"/>
          <w:sz w:val="32"/>
          <w:szCs w:val="32"/>
          <w:lang w:bidi="hi-IN"/>
        </w:rPr>
      </w:pPr>
    </w:p>
    <w:p w:rsidR="00D617EF" w:rsidRPr="00C2494A" w:rsidRDefault="000025A6" w:rsidP="00D617EF">
      <w:pPr>
        <w:tabs>
          <w:tab w:val="left" w:pos="3060"/>
          <w:tab w:val="left" w:pos="3240"/>
        </w:tabs>
        <w:rPr>
          <w:rFonts w:ascii="Times New Roman" w:hAnsi="Times New Roman" w:cs="Times New Roman"/>
          <w:sz w:val="32"/>
          <w:szCs w:val="32"/>
        </w:rPr>
      </w:pPr>
      <w:r w:rsidRPr="00C2494A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 </w:t>
      </w:r>
      <w:r w:rsidR="00D617EF" w:rsidRPr="00C2494A">
        <w:rPr>
          <w:rFonts w:ascii="Times New Roman" w:hAnsi="Times New Roman" w:cs="Times New Roman"/>
          <w:b/>
          <w:sz w:val="32"/>
          <w:szCs w:val="32"/>
        </w:rPr>
        <w:t xml:space="preserve">          </w:t>
      </w:r>
      <w:r w:rsidR="00A6397E" w:rsidRPr="00C2494A">
        <w:rPr>
          <w:rFonts w:ascii="Times New Roman" w:hAnsi="Times New Roman" w:cs="Times New Roman"/>
          <w:b/>
          <w:sz w:val="32"/>
          <w:szCs w:val="32"/>
        </w:rPr>
        <w:t xml:space="preserve">                </w:t>
      </w:r>
      <w:r w:rsidR="00D617EF" w:rsidRPr="00C2494A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D617EF" w:rsidRPr="00C2494A">
        <w:rPr>
          <w:rFonts w:ascii="Times New Roman" w:hAnsi="Times New Roman" w:cs="Times New Roman"/>
          <w:b/>
          <w:sz w:val="32"/>
          <w:szCs w:val="32"/>
          <w:u w:val="single"/>
        </w:rPr>
        <w:t>RESEARCH &amp; PRESENTATION</w:t>
      </w:r>
    </w:p>
    <w:p w:rsidR="00D617EF" w:rsidRPr="00C2494A" w:rsidRDefault="00D617EF" w:rsidP="00D617EF">
      <w:pPr>
        <w:rPr>
          <w:rFonts w:ascii="Arial" w:hAnsi="Arial" w:cs="Arial"/>
        </w:rPr>
      </w:pPr>
    </w:p>
    <w:p w:rsidR="00D617EF" w:rsidRPr="00C2494A" w:rsidRDefault="00D617EF" w:rsidP="00D617EF">
      <w:pPr>
        <w:jc w:val="both"/>
        <w:rPr>
          <w:rFonts w:ascii="Arial" w:hAnsi="Arial" w:cs="Arial"/>
        </w:rPr>
      </w:pPr>
    </w:p>
    <w:p w:rsidR="00D617EF" w:rsidRPr="00C2494A" w:rsidRDefault="00D617EF" w:rsidP="00D617EF">
      <w:pPr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C2494A">
        <w:rPr>
          <w:rFonts w:ascii="Arial" w:hAnsi="Arial" w:cs="Arial"/>
        </w:rPr>
        <w:t>Post Surgical Endophthalmitis Prevention-Uttar Pradesh Journal Of Ophthalmology 2013</w:t>
      </w:r>
      <w:proofErr w:type="gramStart"/>
      <w:r w:rsidRPr="00C2494A">
        <w:rPr>
          <w:rFonts w:ascii="Arial" w:hAnsi="Arial" w:cs="Arial"/>
        </w:rPr>
        <w:t>,Vol</w:t>
      </w:r>
      <w:proofErr w:type="gramEnd"/>
      <w:r w:rsidRPr="00C2494A">
        <w:rPr>
          <w:rFonts w:ascii="Arial" w:hAnsi="Arial" w:cs="Arial"/>
        </w:rPr>
        <w:t>-1.</w:t>
      </w:r>
    </w:p>
    <w:p w:rsidR="00D617EF" w:rsidRPr="00C2494A" w:rsidRDefault="00D617EF" w:rsidP="00D617EF">
      <w:pPr>
        <w:spacing w:after="0" w:line="240" w:lineRule="auto"/>
        <w:ind w:left="480"/>
        <w:rPr>
          <w:rFonts w:ascii="Arial" w:hAnsi="Arial" w:cs="Arial"/>
        </w:rPr>
      </w:pPr>
    </w:p>
    <w:p w:rsidR="00D617EF" w:rsidRPr="00C2494A" w:rsidRDefault="001410CB" w:rsidP="00D617EF">
      <w:pPr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C2494A">
        <w:rPr>
          <w:rFonts w:ascii="Arial" w:hAnsi="Arial" w:cs="Arial"/>
        </w:rPr>
        <w:t xml:space="preserve">Basics of 20G </w:t>
      </w:r>
      <w:r w:rsidR="00D617EF" w:rsidRPr="00C2494A">
        <w:rPr>
          <w:rFonts w:ascii="Arial" w:hAnsi="Arial" w:cs="Arial"/>
        </w:rPr>
        <w:t xml:space="preserve">vitrectomy-Uttar Pradesh Journal </w:t>
      </w:r>
      <w:proofErr w:type="gramStart"/>
      <w:r w:rsidR="00D617EF" w:rsidRPr="00C2494A">
        <w:rPr>
          <w:rFonts w:ascii="Arial" w:hAnsi="Arial" w:cs="Arial"/>
        </w:rPr>
        <w:t>Of</w:t>
      </w:r>
      <w:proofErr w:type="gramEnd"/>
      <w:r w:rsidR="00D617EF" w:rsidRPr="00C2494A">
        <w:rPr>
          <w:rFonts w:ascii="Arial" w:hAnsi="Arial" w:cs="Arial"/>
        </w:rPr>
        <w:t xml:space="preserve"> Ophthalmology 2013 –Vol1.</w:t>
      </w:r>
    </w:p>
    <w:p w:rsidR="001410CB" w:rsidRPr="00C2494A" w:rsidRDefault="001410CB" w:rsidP="001410CB">
      <w:pPr>
        <w:pStyle w:val="ListParagraph"/>
        <w:rPr>
          <w:rFonts w:ascii="Arial" w:hAnsi="Arial" w:cs="Arial"/>
        </w:rPr>
      </w:pPr>
    </w:p>
    <w:p w:rsidR="001410CB" w:rsidRPr="00C2494A" w:rsidRDefault="00394A50" w:rsidP="00D617EF">
      <w:pPr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C2494A">
        <w:rPr>
          <w:rFonts w:ascii="Arial" w:hAnsi="Arial" w:cs="Arial"/>
        </w:rPr>
        <w:t>Management of pterygium- UPJO 2014, Vol.1</w:t>
      </w:r>
    </w:p>
    <w:p w:rsidR="00D617EF" w:rsidRPr="00C2494A" w:rsidRDefault="00D617EF" w:rsidP="00D617EF">
      <w:pPr>
        <w:pStyle w:val="ListParagraph"/>
        <w:numPr>
          <w:ilvl w:val="0"/>
          <w:numId w:val="0"/>
        </w:numPr>
        <w:ind w:left="1440"/>
        <w:rPr>
          <w:rFonts w:ascii="Arial" w:hAnsi="Arial" w:cs="Arial"/>
        </w:rPr>
      </w:pPr>
    </w:p>
    <w:p w:rsidR="00D617EF" w:rsidRPr="00C2494A" w:rsidRDefault="00D617EF" w:rsidP="00D617EF">
      <w:pPr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C2494A">
        <w:rPr>
          <w:rFonts w:ascii="Arial" w:hAnsi="Arial" w:cs="Arial"/>
        </w:rPr>
        <w:t>Presented several Case Studies and participated in various seminars and</w:t>
      </w:r>
      <w:r w:rsidRPr="00C2494A">
        <w:rPr>
          <w:rFonts w:ascii="Arial" w:hAnsi="Arial" w:cs="Arial"/>
          <w:b/>
        </w:rPr>
        <w:t xml:space="preserve"> </w:t>
      </w:r>
      <w:r w:rsidRPr="00C2494A">
        <w:rPr>
          <w:rFonts w:ascii="Arial" w:hAnsi="Arial" w:cs="Arial"/>
        </w:rPr>
        <w:t>conferences.</w:t>
      </w:r>
    </w:p>
    <w:p w:rsidR="00394A50" w:rsidRPr="00C2494A" w:rsidRDefault="00394A50" w:rsidP="00394A50">
      <w:pPr>
        <w:pStyle w:val="ListParagraph"/>
        <w:rPr>
          <w:rFonts w:ascii="Arial" w:hAnsi="Arial" w:cs="Arial"/>
        </w:rPr>
      </w:pPr>
    </w:p>
    <w:p w:rsidR="00394A50" w:rsidRPr="00C2494A" w:rsidRDefault="00394A50" w:rsidP="00D617EF">
      <w:pPr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C2494A">
        <w:rPr>
          <w:rFonts w:ascii="Arial" w:hAnsi="Arial" w:cs="Arial"/>
        </w:rPr>
        <w:t>20+ paper presentations in national and international conferences</w:t>
      </w:r>
    </w:p>
    <w:p w:rsidR="00D617EF" w:rsidRPr="00C2494A" w:rsidRDefault="00D617EF" w:rsidP="001E2A71">
      <w:pPr>
        <w:tabs>
          <w:tab w:val="left" w:pos="3060"/>
        </w:tabs>
        <w:rPr>
          <w:rFonts w:ascii="Times New Roman" w:hAnsi="Times New Roman" w:cs="Times New Roman"/>
          <w:b/>
        </w:rPr>
      </w:pPr>
    </w:p>
    <w:p w:rsidR="00D617EF" w:rsidRPr="00C2494A" w:rsidRDefault="00D617EF" w:rsidP="001E2A71">
      <w:pPr>
        <w:tabs>
          <w:tab w:val="left" w:pos="3060"/>
        </w:tabs>
        <w:rPr>
          <w:rFonts w:ascii="Times New Roman" w:hAnsi="Times New Roman" w:cs="Times New Roman"/>
          <w:b/>
        </w:rPr>
      </w:pPr>
    </w:p>
    <w:p w:rsidR="00D617EF" w:rsidRPr="00C2494A" w:rsidRDefault="00D617EF" w:rsidP="001E2A71">
      <w:pPr>
        <w:tabs>
          <w:tab w:val="left" w:pos="3060"/>
        </w:tabs>
        <w:rPr>
          <w:rFonts w:ascii="Times New Roman" w:hAnsi="Times New Roman" w:cs="Times New Roman"/>
          <w:b/>
        </w:rPr>
      </w:pPr>
    </w:p>
    <w:p w:rsidR="00D617EF" w:rsidRPr="00C2494A" w:rsidRDefault="00D617EF" w:rsidP="001E2A71">
      <w:pPr>
        <w:tabs>
          <w:tab w:val="left" w:pos="3060"/>
        </w:tabs>
        <w:rPr>
          <w:rFonts w:ascii="Arial" w:hAnsi="Arial" w:cs="Arial"/>
          <w:b/>
        </w:rPr>
      </w:pPr>
      <w:r w:rsidRPr="00C2494A">
        <w:rPr>
          <w:rFonts w:ascii="Times New Roman" w:hAnsi="Times New Roman" w:cs="Times New Roman"/>
          <w:b/>
        </w:rPr>
        <w:t xml:space="preserve"> </w:t>
      </w:r>
      <w:r w:rsidR="001E2A71" w:rsidRPr="00C2494A">
        <w:rPr>
          <w:rFonts w:ascii="Times New Roman" w:hAnsi="Times New Roman" w:cs="Times New Roman"/>
          <w:b/>
        </w:rPr>
        <w:t xml:space="preserve">REGISTRATION </w:t>
      </w:r>
      <w:r w:rsidR="001E2A71" w:rsidRPr="00C2494A">
        <w:rPr>
          <w:rFonts w:ascii="Arial" w:hAnsi="Arial" w:cs="Arial"/>
          <w:b/>
        </w:rPr>
        <w:t>-   B.C.M.R</w:t>
      </w:r>
    </w:p>
    <w:p w:rsidR="001E2A71" w:rsidRPr="00C2494A" w:rsidRDefault="00D617EF" w:rsidP="001E2A71">
      <w:pPr>
        <w:tabs>
          <w:tab w:val="left" w:pos="3060"/>
        </w:tabs>
        <w:rPr>
          <w:rFonts w:ascii="Arial" w:hAnsi="Arial" w:cs="Arial"/>
          <w:b/>
        </w:rPr>
      </w:pPr>
      <w:r w:rsidRPr="00C2494A">
        <w:rPr>
          <w:rFonts w:ascii="Times New Roman" w:hAnsi="Times New Roman" w:cs="Times New Roman"/>
          <w:b/>
        </w:rPr>
        <w:t xml:space="preserve"> </w:t>
      </w:r>
      <w:r w:rsidR="001E2A71" w:rsidRPr="00C2494A">
        <w:rPr>
          <w:rFonts w:ascii="Times New Roman" w:hAnsi="Times New Roman" w:cs="Times New Roman"/>
          <w:b/>
        </w:rPr>
        <w:t>PROFESSIONAL AFFILIATION</w:t>
      </w:r>
      <w:r w:rsidR="001E2A71" w:rsidRPr="00C2494A">
        <w:rPr>
          <w:rFonts w:ascii="Arial" w:hAnsi="Arial" w:cs="Arial"/>
          <w:b/>
        </w:rPr>
        <w:t xml:space="preserve"> - Member</w:t>
      </w:r>
      <w:r w:rsidR="001E2A71" w:rsidRPr="00C2494A">
        <w:rPr>
          <w:rFonts w:ascii="Arial" w:hAnsi="Arial" w:cs="Arial"/>
        </w:rPr>
        <w:t xml:space="preserve"> of AIOS, </w:t>
      </w:r>
      <w:r w:rsidR="009725D6" w:rsidRPr="00C2494A">
        <w:rPr>
          <w:rFonts w:ascii="Arial" w:hAnsi="Arial" w:cs="Arial"/>
        </w:rPr>
        <w:t>DOS, UPSOS, BOS, JHOS, AOAA</w:t>
      </w:r>
    </w:p>
    <w:p w:rsidR="00EE3A2F" w:rsidRPr="00C2494A" w:rsidRDefault="001E2A71" w:rsidP="00D617EF">
      <w:pPr>
        <w:tabs>
          <w:tab w:val="left" w:pos="3060"/>
        </w:tabs>
      </w:pPr>
      <w:r w:rsidRPr="00C2494A">
        <w:rPr>
          <w:rFonts w:ascii="Arial" w:hAnsi="Arial" w:cs="Arial"/>
          <w:b/>
        </w:rPr>
        <w:t xml:space="preserve">  </w:t>
      </w:r>
      <w:r w:rsidR="004E03FA" w:rsidRPr="00C2494A">
        <w:rPr>
          <w:rFonts w:ascii="Trebuchet MS" w:hAnsi="Trebuchet MS"/>
          <w:sz w:val="24"/>
          <w:szCs w:val="24"/>
          <w:shd w:val="clear" w:color="auto" w:fill="FFFFFF"/>
        </w:rPr>
        <w:t xml:space="preserve"> </w:t>
      </w:r>
    </w:p>
    <w:p w:rsidR="00D617EF" w:rsidRPr="00C2494A" w:rsidRDefault="00D617EF" w:rsidP="00EE3A2F">
      <w:pPr>
        <w:ind w:left="48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E3A2F" w:rsidRPr="00C2494A" w:rsidRDefault="00EE3A2F" w:rsidP="00EE3A2F">
      <w:pPr>
        <w:ind w:left="48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2494A">
        <w:rPr>
          <w:rFonts w:ascii="Times New Roman" w:hAnsi="Times New Roman" w:cs="Times New Roman"/>
          <w:b/>
          <w:sz w:val="32"/>
          <w:szCs w:val="32"/>
          <w:u w:val="single"/>
        </w:rPr>
        <w:t>PERSONAL DETAILS</w:t>
      </w:r>
    </w:p>
    <w:p w:rsidR="00EE3A2F" w:rsidRPr="00C2494A" w:rsidRDefault="00EE3A2F" w:rsidP="00EE3A2F">
      <w:pPr>
        <w:ind w:left="2880" w:firstLine="720"/>
        <w:jc w:val="both"/>
        <w:rPr>
          <w:rFonts w:ascii="Arial" w:hAnsi="Arial" w:cs="Arial"/>
        </w:rPr>
      </w:pPr>
    </w:p>
    <w:p w:rsidR="00EE3A2F" w:rsidRPr="00C2494A" w:rsidRDefault="00EE3A2F" w:rsidP="00EE3A2F">
      <w:pPr>
        <w:ind w:left="2880" w:firstLine="720"/>
        <w:jc w:val="both"/>
        <w:rPr>
          <w:rFonts w:ascii="Arial" w:hAnsi="Arial" w:cs="Arial"/>
        </w:rPr>
      </w:pPr>
    </w:p>
    <w:p w:rsidR="00EE3A2F" w:rsidRPr="00C2494A" w:rsidRDefault="00EE3A2F" w:rsidP="00EE3A2F">
      <w:pPr>
        <w:rPr>
          <w:rFonts w:ascii="Arial" w:hAnsi="Arial" w:cs="Arial"/>
        </w:rPr>
      </w:pPr>
      <w:r w:rsidRPr="00C2494A">
        <w:rPr>
          <w:rFonts w:ascii="Arial" w:hAnsi="Arial" w:cs="Arial"/>
          <w:b/>
        </w:rPr>
        <w:t>Date of Birth</w:t>
      </w:r>
      <w:r w:rsidR="007B2D6E" w:rsidRPr="00C2494A">
        <w:rPr>
          <w:rFonts w:ascii="Arial" w:hAnsi="Arial" w:cs="Arial"/>
        </w:rPr>
        <w:t>:</w:t>
      </w:r>
      <w:r w:rsidR="004B6602" w:rsidRPr="00C2494A">
        <w:rPr>
          <w:rFonts w:ascii="Arial" w:hAnsi="Arial" w:cs="Arial"/>
        </w:rPr>
        <w:t xml:space="preserve">   </w:t>
      </w:r>
      <w:r w:rsidR="007B2D6E" w:rsidRPr="00C2494A">
        <w:rPr>
          <w:rFonts w:ascii="Arial" w:hAnsi="Arial" w:cs="Arial"/>
        </w:rPr>
        <w:tab/>
      </w:r>
      <w:r w:rsidR="004B6602" w:rsidRPr="00C2494A">
        <w:rPr>
          <w:rFonts w:ascii="Arial" w:hAnsi="Arial" w:cs="Arial"/>
        </w:rPr>
        <w:t xml:space="preserve">   </w:t>
      </w:r>
      <w:r w:rsidR="00A043CA" w:rsidRPr="00C2494A">
        <w:rPr>
          <w:rFonts w:ascii="Arial" w:hAnsi="Arial" w:cs="Arial"/>
        </w:rPr>
        <w:t>01/06/</w:t>
      </w:r>
      <w:r w:rsidRPr="00C2494A">
        <w:rPr>
          <w:rFonts w:ascii="Arial" w:hAnsi="Arial" w:cs="Arial"/>
        </w:rPr>
        <w:t>1980</w:t>
      </w:r>
    </w:p>
    <w:p w:rsidR="00EE3A2F" w:rsidRPr="00C2494A" w:rsidRDefault="00EE3A2F" w:rsidP="00EE3A2F">
      <w:pPr>
        <w:ind w:left="480"/>
        <w:rPr>
          <w:rFonts w:ascii="Arial" w:hAnsi="Arial" w:cs="Arial"/>
        </w:rPr>
      </w:pPr>
    </w:p>
    <w:p w:rsidR="00EE3A2F" w:rsidRPr="00C2494A" w:rsidRDefault="00EE3A2F" w:rsidP="00EE3A2F">
      <w:pPr>
        <w:rPr>
          <w:rFonts w:ascii="Arial" w:hAnsi="Arial" w:cs="Arial"/>
        </w:rPr>
      </w:pPr>
      <w:r w:rsidRPr="00C2494A">
        <w:rPr>
          <w:rFonts w:ascii="Arial" w:hAnsi="Arial" w:cs="Arial"/>
          <w:b/>
        </w:rPr>
        <w:t>Place of Birth</w:t>
      </w:r>
      <w:r w:rsidR="004B6602" w:rsidRPr="00C2494A">
        <w:rPr>
          <w:rFonts w:ascii="Arial" w:hAnsi="Arial" w:cs="Arial"/>
        </w:rPr>
        <w:t xml:space="preserve">:             </w:t>
      </w:r>
      <w:r w:rsidRPr="00C2494A">
        <w:rPr>
          <w:rFonts w:ascii="Arial" w:hAnsi="Arial" w:cs="Arial"/>
        </w:rPr>
        <w:t>JAMSHEDPUR</w:t>
      </w:r>
      <w:r w:rsidR="00A043CA" w:rsidRPr="00C2494A">
        <w:rPr>
          <w:rFonts w:ascii="Arial" w:hAnsi="Arial" w:cs="Arial"/>
        </w:rPr>
        <w:t xml:space="preserve"> </w:t>
      </w:r>
      <w:r w:rsidRPr="00C2494A">
        <w:rPr>
          <w:rFonts w:ascii="Arial" w:hAnsi="Arial" w:cs="Arial"/>
        </w:rPr>
        <w:t>(BIHAR)</w:t>
      </w:r>
    </w:p>
    <w:p w:rsidR="00EE3A2F" w:rsidRPr="00C2494A" w:rsidRDefault="00EE3A2F" w:rsidP="00EE3A2F">
      <w:pPr>
        <w:ind w:left="480"/>
        <w:rPr>
          <w:rFonts w:ascii="Arial" w:hAnsi="Arial" w:cs="Arial"/>
        </w:rPr>
      </w:pPr>
    </w:p>
    <w:p w:rsidR="00EE3A2F" w:rsidRPr="00C2494A" w:rsidRDefault="00EE3A2F" w:rsidP="009B68E7"/>
    <w:sectPr w:rsidR="00EE3A2F" w:rsidRPr="00C2494A" w:rsidSect="00002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0051A"/>
    <w:multiLevelType w:val="hybridMultilevel"/>
    <w:tmpl w:val="C83AF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3871EF"/>
    <w:multiLevelType w:val="hybridMultilevel"/>
    <w:tmpl w:val="3CB67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59440A"/>
    <w:multiLevelType w:val="hybridMultilevel"/>
    <w:tmpl w:val="D0E0CC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C71615A"/>
    <w:multiLevelType w:val="multilevel"/>
    <w:tmpl w:val="F030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237E59"/>
    <w:multiLevelType w:val="hybridMultilevel"/>
    <w:tmpl w:val="E8EEA6DE"/>
    <w:lvl w:ilvl="0" w:tplc="9B1600F4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5">
    <w:nsid w:val="4E473EC8"/>
    <w:multiLevelType w:val="hybridMultilevel"/>
    <w:tmpl w:val="A42C9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3F7BA5"/>
    <w:multiLevelType w:val="hybridMultilevel"/>
    <w:tmpl w:val="596CD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DD14AF5"/>
    <w:multiLevelType w:val="hybridMultilevel"/>
    <w:tmpl w:val="A36A9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8174CD"/>
    <w:multiLevelType w:val="hybridMultilevel"/>
    <w:tmpl w:val="9B7A14FC"/>
    <w:lvl w:ilvl="0" w:tplc="7348FA36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8"/>
  </w:num>
  <w:num w:numId="5">
    <w:abstractNumId w:val="6"/>
  </w:num>
  <w:num w:numId="6">
    <w:abstractNumId w:val="2"/>
  </w:num>
  <w:num w:numId="7">
    <w:abstractNumId w:val="7"/>
  </w:num>
  <w:num w:numId="8">
    <w:abstractNumId w:val="5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964F2F"/>
    <w:rsid w:val="000025A6"/>
    <w:rsid w:val="00024AE6"/>
    <w:rsid w:val="00041530"/>
    <w:rsid w:val="0008219C"/>
    <w:rsid w:val="000A0961"/>
    <w:rsid w:val="001410CB"/>
    <w:rsid w:val="00164FC2"/>
    <w:rsid w:val="001810D1"/>
    <w:rsid w:val="001947B4"/>
    <w:rsid w:val="001A1A45"/>
    <w:rsid w:val="001C4237"/>
    <w:rsid w:val="001D3D6D"/>
    <w:rsid w:val="001E2A71"/>
    <w:rsid w:val="001E7819"/>
    <w:rsid w:val="0025152E"/>
    <w:rsid w:val="002B466F"/>
    <w:rsid w:val="00394A50"/>
    <w:rsid w:val="004A15A8"/>
    <w:rsid w:val="004B6602"/>
    <w:rsid w:val="004E03FA"/>
    <w:rsid w:val="00515830"/>
    <w:rsid w:val="00535C03"/>
    <w:rsid w:val="00586F27"/>
    <w:rsid w:val="005958DB"/>
    <w:rsid w:val="005E1986"/>
    <w:rsid w:val="006161FA"/>
    <w:rsid w:val="007A3A50"/>
    <w:rsid w:val="007B2D6E"/>
    <w:rsid w:val="007D3B02"/>
    <w:rsid w:val="00883801"/>
    <w:rsid w:val="008D0249"/>
    <w:rsid w:val="008E3AB9"/>
    <w:rsid w:val="0090392C"/>
    <w:rsid w:val="00916B04"/>
    <w:rsid w:val="00964F2F"/>
    <w:rsid w:val="009725D6"/>
    <w:rsid w:val="00976185"/>
    <w:rsid w:val="00982D89"/>
    <w:rsid w:val="009B68E7"/>
    <w:rsid w:val="009D6ABB"/>
    <w:rsid w:val="00A043CA"/>
    <w:rsid w:val="00A6397E"/>
    <w:rsid w:val="00AE4324"/>
    <w:rsid w:val="00B436F3"/>
    <w:rsid w:val="00B95173"/>
    <w:rsid w:val="00C02999"/>
    <w:rsid w:val="00C2494A"/>
    <w:rsid w:val="00C42C50"/>
    <w:rsid w:val="00C54867"/>
    <w:rsid w:val="00C54986"/>
    <w:rsid w:val="00C90C05"/>
    <w:rsid w:val="00CB3E26"/>
    <w:rsid w:val="00D617EF"/>
    <w:rsid w:val="00E3039B"/>
    <w:rsid w:val="00E5600E"/>
    <w:rsid w:val="00EA642E"/>
    <w:rsid w:val="00EE3A2F"/>
    <w:rsid w:val="00EE55EA"/>
    <w:rsid w:val="00FF37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4F2F"/>
    <w:pPr>
      <w:spacing w:after="200" w:line="252" w:lineRule="auto"/>
    </w:pPr>
    <w:rPr>
      <w:rFonts w:ascii="Cambria" w:eastAsia="Times New Roman" w:hAnsi="Cambria"/>
      <w:sz w:val="22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964F2F"/>
    <w:rPr>
      <w:b/>
      <w:bCs/>
      <w:color w:val="943634"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964F2F"/>
    <w:pPr>
      <w:pBdr>
        <w:top w:val="dotted" w:sz="2" w:space="1" w:color="632423"/>
        <w:bottom w:val="dotted" w:sz="2" w:space="6" w:color="632423"/>
      </w:pBdr>
      <w:spacing w:before="500" w:after="300" w:line="240" w:lineRule="auto"/>
      <w:jc w:val="center"/>
    </w:pPr>
    <w:rPr>
      <w:caps/>
      <w:color w:val="632423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964F2F"/>
    <w:rPr>
      <w:rFonts w:ascii="Cambria" w:eastAsia="Times New Roman" w:hAnsi="Cambria" w:cs="Mangal"/>
      <w:caps/>
      <w:color w:val="632423"/>
      <w:spacing w:val="50"/>
      <w:sz w:val="44"/>
      <w:szCs w:val="44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F2F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964F2F"/>
    <w:rPr>
      <w:rFonts w:ascii="Cambria" w:eastAsia="Times New Roman" w:hAnsi="Cambria" w:cs="Mangal"/>
      <w:caps/>
      <w:spacing w:val="20"/>
      <w:sz w:val="18"/>
      <w:szCs w:val="18"/>
      <w:lang w:bidi="en-US"/>
    </w:rPr>
  </w:style>
  <w:style w:type="paragraph" w:styleId="ListParagraph">
    <w:name w:val="List Paragraph"/>
    <w:basedOn w:val="Normal"/>
    <w:uiPriority w:val="34"/>
    <w:qFormat/>
    <w:rsid w:val="009D6ABB"/>
    <w:pPr>
      <w:numPr>
        <w:numId w:val="4"/>
      </w:numPr>
      <w:contextualSpacing/>
    </w:pPr>
  </w:style>
  <w:style w:type="character" w:styleId="SubtleEmphasis">
    <w:name w:val="Subtle Emphasis"/>
    <w:uiPriority w:val="19"/>
    <w:qFormat/>
    <w:rsid w:val="00964F2F"/>
    <w:rPr>
      <w:i/>
      <w:iCs/>
    </w:rPr>
  </w:style>
  <w:style w:type="character" w:styleId="Hyperlink">
    <w:name w:val="Hyperlink"/>
    <w:basedOn w:val="DefaultParagraphFont"/>
    <w:uiPriority w:val="99"/>
    <w:unhideWhenUsed/>
    <w:rsid w:val="00964F2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B68E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hi-IN"/>
    </w:rPr>
  </w:style>
  <w:style w:type="character" w:customStyle="1" w:styleId="apple-converted-space">
    <w:name w:val="apple-converted-space"/>
    <w:basedOn w:val="DefaultParagraphFont"/>
    <w:rsid w:val="009B68E7"/>
  </w:style>
  <w:style w:type="character" w:styleId="IntenseEmphasis">
    <w:name w:val="Intense Emphasis"/>
    <w:basedOn w:val="DefaultParagraphFont"/>
    <w:uiPriority w:val="21"/>
    <w:qFormat/>
    <w:rsid w:val="000A0961"/>
    <w:rPr>
      <w:b/>
      <w:bCs/>
      <w:i/>
      <w:iCs/>
      <w:color w:val="4F81BD"/>
    </w:rPr>
  </w:style>
  <w:style w:type="character" w:styleId="Emphasis">
    <w:name w:val="Emphasis"/>
    <w:basedOn w:val="DefaultParagraphFont"/>
    <w:uiPriority w:val="20"/>
    <w:qFormat/>
    <w:rsid w:val="000A0961"/>
    <w:rPr>
      <w:i/>
      <w:iCs/>
    </w:rPr>
  </w:style>
  <w:style w:type="table" w:styleId="TableGrid">
    <w:name w:val="Table Grid"/>
    <w:basedOn w:val="TableNormal"/>
    <w:uiPriority w:val="59"/>
    <w:rsid w:val="001947B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6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2</cp:revision>
  <dcterms:created xsi:type="dcterms:W3CDTF">2014-07-29T09:49:00Z</dcterms:created>
  <dcterms:modified xsi:type="dcterms:W3CDTF">2014-07-29T09:49:00Z</dcterms:modified>
</cp:coreProperties>
</file>