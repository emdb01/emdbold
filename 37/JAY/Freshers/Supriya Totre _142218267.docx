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E0D" w:rsidRPr="002F1204" w:rsidRDefault="005E2E0D" w:rsidP="005E2E0D">
      <w:pPr>
        <w:jc w:val="center"/>
        <w:rPr>
          <w:rFonts w:ascii="Times New Roman" w:hAnsi="Times New Roman" w:cs="Times New Roman"/>
          <w:b/>
          <w:color w:val="000000" w:themeColor="text1"/>
          <w:sz w:val="44"/>
          <w:szCs w:val="44"/>
          <w:u w:val="single"/>
        </w:rPr>
      </w:pPr>
      <w:r w:rsidRPr="002F1204">
        <w:rPr>
          <w:rFonts w:ascii="Times New Roman" w:hAnsi="Times New Roman" w:cs="Times New Roman"/>
          <w:b/>
          <w:color w:val="000000" w:themeColor="text1"/>
          <w:sz w:val="44"/>
          <w:szCs w:val="44"/>
          <w:u w:val="single"/>
        </w:rPr>
        <w:t>RESUME</w:t>
      </w:r>
    </w:p>
    <w:p w:rsidR="005E2E0D" w:rsidRPr="002F1204" w:rsidRDefault="004B193D" w:rsidP="005E2E0D">
      <w:pPr>
        <w:spacing w:after="120" w:line="240" w:lineRule="auto"/>
        <w:jc w:val="center"/>
        <w:rPr>
          <w:rFonts w:cs="Times New Roman"/>
          <w:b/>
          <w:color w:val="000000" w:themeColor="text1"/>
          <w:sz w:val="32"/>
          <w:szCs w:val="32"/>
          <w:u w:val="single"/>
        </w:rPr>
      </w:pPr>
      <w:r w:rsidRPr="002F1204">
        <w:rPr>
          <w:rFonts w:cs="Times New Roman"/>
          <w:b/>
          <w:color w:val="000000" w:themeColor="text1"/>
          <w:sz w:val="32"/>
          <w:szCs w:val="32"/>
          <w:u w:val="single"/>
        </w:rPr>
        <w:t>SUPRIYA SUNIL TOTRE</w:t>
      </w:r>
      <w:r w:rsidR="005E2E0D" w:rsidRPr="002F1204">
        <w:rPr>
          <w:rFonts w:cs="Times New Roman"/>
          <w:b/>
          <w:color w:val="000000" w:themeColor="text1"/>
          <w:sz w:val="32"/>
          <w:szCs w:val="32"/>
          <w:u w:val="single"/>
        </w:rPr>
        <w:t>.</w:t>
      </w:r>
    </w:p>
    <w:p w:rsidR="005E2E0D" w:rsidRDefault="004B193D" w:rsidP="004B193D">
      <w:pPr>
        <w:spacing w:after="0" w:line="24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 w:val="24"/>
          <w:szCs w:val="24"/>
        </w:rPr>
        <w:t>C/1 SHIV PRERNA CO-OP HSG SOC</w:t>
      </w:r>
      <w:r w:rsidR="005E2E0D" w:rsidRPr="0079718E">
        <w:rPr>
          <w:rFonts w:cs="Times New Roman"/>
          <w:color w:val="000000" w:themeColor="text1"/>
        </w:rPr>
        <w:t>,</w:t>
      </w:r>
      <w:r w:rsidRPr="004B193D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>ASALPA VILLAGE,</w:t>
      </w:r>
    </w:p>
    <w:p w:rsidR="004B193D" w:rsidRPr="004B193D" w:rsidRDefault="004B193D" w:rsidP="004B193D">
      <w:pPr>
        <w:spacing w:after="0" w:line="240" w:lineRule="auto"/>
        <w:jc w:val="center"/>
        <w:rPr>
          <w:rFonts w:cs="Times New Roman"/>
          <w:color w:val="000000" w:themeColor="text1"/>
          <w:sz w:val="28"/>
          <w:szCs w:val="28"/>
        </w:rPr>
      </w:pPr>
      <w:r w:rsidRPr="004B193D">
        <w:rPr>
          <w:rFonts w:cs="Times New Roman"/>
          <w:sz w:val="24"/>
          <w:szCs w:val="24"/>
        </w:rPr>
        <w:t>GHATKOPAR</w:t>
      </w:r>
      <w:r>
        <w:rPr>
          <w:rFonts w:cs="Times New Roman"/>
          <w:sz w:val="24"/>
          <w:szCs w:val="24"/>
        </w:rPr>
        <w:t xml:space="preserve"> </w:t>
      </w:r>
      <w:r w:rsidRPr="004B193D">
        <w:rPr>
          <w:rFonts w:cs="Times New Roman"/>
          <w:sz w:val="24"/>
          <w:szCs w:val="24"/>
        </w:rPr>
        <w:t>(W),</w:t>
      </w:r>
      <w:r>
        <w:rPr>
          <w:rFonts w:cs="Times New Roman"/>
          <w:sz w:val="24"/>
          <w:szCs w:val="24"/>
        </w:rPr>
        <w:t xml:space="preserve"> </w:t>
      </w:r>
      <w:r w:rsidRPr="004B193D">
        <w:rPr>
          <w:rFonts w:cs="Times New Roman"/>
          <w:sz w:val="24"/>
          <w:szCs w:val="24"/>
        </w:rPr>
        <w:t>MUMBAI</w:t>
      </w:r>
      <w:r>
        <w:rPr>
          <w:rFonts w:cs="Times New Roman"/>
          <w:sz w:val="24"/>
          <w:szCs w:val="24"/>
        </w:rPr>
        <w:t>-400072.</w:t>
      </w:r>
    </w:p>
    <w:p w:rsidR="005E2E0D" w:rsidRPr="0079718E" w:rsidRDefault="003324AE" w:rsidP="005E2E0D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</w:rPr>
        <w:t xml:space="preserve">MOBILE </w:t>
      </w:r>
      <w:proofErr w:type="gramStart"/>
      <w:r>
        <w:rPr>
          <w:rFonts w:ascii="Times New Roman" w:hAnsi="Times New Roman" w:cs="Times New Roman"/>
          <w:color w:val="000000" w:themeColor="text1"/>
        </w:rPr>
        <w:t>NUMBER :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: </w:t>
      </w:r>
      <w:r w:rsidR="004B193D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8652365782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  <w:r w:rsidR="005E2E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</w:t>
      </w:r>
    </w:p>
    <w:p w:rsidR="005E2E0D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:rsidR="003E4920" w:rsidRPr="002F1204" w:rsidRDefault="003324AE" w:rsidP="003E492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proofErr w:type="gramStart"/>
      <w:r w:rsidRPr="002F1204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OBJECTIVE</w:t>
      </w:r>
      <w:r w:rsidRPr="002F120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 :</w:t>
      </w:r>
      <w:proofErr w:type="gramEnd"/>
    </w:p>
    <w:p w:rsidR="005E2E0D" w:rsidRPr="00B82FD4" w:rsidRDefault="005E2E0D" w:rsidP="003E492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obtain a position that will enable me to use my strong organizational skills, educational background, and ability to work well with people.</w:t>
      </w:r>
    </w:p>
    <w:p w:rsidR="00737AE2" w:rsidRDefault="00737AE2" w:rsidP="005E2E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E2E0D" w:rsidRPr="002F1204" w:rsidRDefault="005E2E0D" w:rsidP="005E2E0D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2F1204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ACDEMIC </w:t>
      </w:r>
      <w:proofErr w:type="gramStart"/>
      <w:r w:rsidRPr="002F1204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PROFILE :</w:t>
      </w:r>
      <w:proofErr w:type="gramEnd"/>
      <w:r w:rsidRPr="002F1204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:rsidR="002F1204" w:rsidRDefault="002F1204" w:rsidP="002F1204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2010-2011 SSC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r w:rsidRPr="003324AE">
        <w:rPr>
          <w:rFonts w:ascii="Times New Roman" w:hAnsi="Times New Roman" w:cs="Times New Roman"/>
          <w:color w:val="000000" w:themeColor="text1"/>
        </w:rPr>
        <w:t>THERESA HIGH SCHOOL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Maharashtra Board</w:t>
      </w:r>
      <w:r>
        <w:t>.</w:t>
      </w:r>
    </w:p>
    <w:p w:rsidR="002F1204" w:rsidRDefault="002F1204" w:rsidP="002F1204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2012-2013 Higher secondary from </w:t>
      </w:r>
      <w:r w:rsidRPr="003324AE">
        <w:rPr>
          <w:rFonts w:asciiTheme="majorHAnsi" w:hAnsiTheme="majorHAnsi" w:cs="Times New Roman"/>
          <w:color w:val="000000" w:themeColor="text1"/>
          <w:sz w:val="24"/>
          <w:szCs w:val="24"/>
        </w:rPr>
        <w:t>S.M.SHETTY</w:t>
      </w:r>
      <w:r>
        <w:rPr>
          <w:rFonts w:asciiTheme="majorHAnsi" w:hAnsiTheme="majorHAnsi" w:cs="Times New Roman"/>
          <w:color w:val="000000" w:themeColor="text1"/>
          <w:sz w:val="24"/>
          <w:szCs w:val="24"/>
        </w:rPr>
        <w:t xml:space="preserve"> COLLEGE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Maharashtra Board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:rsidR="002F1204" w:rsidRPr="002F1204" w:rsidRDefault="002F1204" w:rsidP="002F1204">
      <w:pPr>
        <w:pStyle w:val="ListParagraph"/>
        <w:numPr>
          <w:ilvl w:val="0"/>
          <w:numId w:val="1"/>
        </w:numPr>
        <w:rPr>
          <w:u w:val="singl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F.Y.B.C.A., From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Tilak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Maharashtra University</w:t>
      </w:r>
      <w:r w:rsidR="005A0E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Pune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May 2014 </w:t>
      </w:r>
    </w:p>
    <w:p w:rsidR="002F1204" w:rsidRPr="005E2E0D" w:rsidRDefault="002F1204" w:rsidP="002F1204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S.Y.B.C.A., From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Tilak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Maharashtra University</w:t>
      </w:r>
      <w:r w:rsidR="005A0E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Pune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May 2015 </w:t>
      </w:r>
    </w:p>
    <w:p w:rsidR="005E2E0D" w:rsidRDefault="005A0E24" w:rsidP="00DC1ABB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T.Y.B.C.A., From</w:t>
      </w:r>
      <w:r w:rsidR="00DC1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C1ABB">
        <w:rPr>
          <w:rFonts w:ascii="Times New Roman" w:hAnsi="Times New Roman" w:cs="Times New Roman"/>
          <w:color w:val="000000" w:themeColor="text1"/>
          <w:sz w:val="24"/>
          <w:szCs w:val="24"/>
        </w:rPr>
        <w:t>Tilak</w:t>
      </w:r>
      <w:proofErr w:type="spellEnd"/>
      <w:r w:rsidR="00DC1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Maharashtra University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Pune</w:t>
      </w:r>
      <w:bookmarkStart w:id="0" w:name="_GoBack"/>
      <w:bookmarkEnd w:id="0"/>
      <w:r w:rsidR="00DC1A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May 2016</w:t>
      </w:r>
    </w:p>
    <w:p w:rsidR="005E2E0D" w:rsidRPr="002F1204" w:rsidRDefault="005E2E0D" w:rsidP="002F1204">
      <w:pPr>
        <w:tabs>
          <w:tab w:val="left" w:pos="5550"/>
        </w:tabs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2F1204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OTHER </w:t>
      </w:r>
      <w:proofErr w:type="gramStart"/>
      <w:r w:rsidRPr="002F1204">
        <w:rPr>
          <w:rFonts w:ascii="Times New Roman" w:eastAsia="Times New Roman" w:hAnsi="Times New Roman" w:cs="Times New Roman"/>
          <w:bCs/>
          <w:color w:val="0D0D0D" w:themeColor="text1" w:themeTint="F2"/>
          <w:sz w:val="24"/>
          <w:szCs w:val="24"/>
        </w:rPr>
        <w:t xml:space="preserve">ACTIVITIES </w:t>
      </w:r>
      <w:r w:rsidRPr="002F120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:</w:t>
      </w:r>
      <w:proofErr w:type="gramEnd"/>
      <w:r w:rsidR="002F1204" w:rsidRPr="002F1204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</w:r>
    </w:p>
    <w:p w:rsidR="00D67A4B" w:rsidRDefault="005E2E0D" w:rsidP="003E4920">
      <w:pP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ab/>
        <w:t xml:space="preserve">Attended </w:t>
      </w:r>
      <w:r w:rsidR="00D67A4B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seminar on Search Engin</w:t>
      </w:r>
      <w:r w:rsidR="00D67A4B" w:rsidRPr="003324AE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e</w:t>
      </w:r>
      <w:r w:rsidR="00D67A4B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gramStart"/>
      <w:r w:rsidR="00D67A4B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Optimiz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ation(</w:t>
      </w:r>
      <w:proofErr w:type="gramEnd"/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SEO).</w:t>
      </w:r>
    </w:p>
    <w:p w:rsidR="001F6C3E" w:rsidRPr="009B4BB5" w:rsidRDefault="001F6C3E" w:rsidP="001F6C3E">
      <w:pP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u w:val="single"/>
        </w:rPr>
      </w:pPr>
      <w:r w:rsidRPr="009B4BB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u w:val="single"/>
        </w:rPr>
        <w:t>CAREER OBJECTIVE:</w:t>
      </w:r>
    </w:p>
    <w:p w:rsidR="001F6C3E" w:rsidRDefault="001F6C3E" w:rsidP="003E4920">
      <w:pP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Georgia" w:hAnsi="Georgia"/>
          <w:color w:val="000000"/>
          <w:shd w:val="clear" w:color="auto" w:fill="FFFFFF"/>
        </w:rPr>
        <w:t>I am seeking a career in</w:t>
      </w:r>
      <w:r>
        <w:rPr>
          <w:rStyle w:val="apple-converted-space"/>
          <w:rFonts w:ascii="Georgia" w:hAnsi="Georgia"/>
          <w:color w:val="000000"/>
          <w:shd w:val="clear" w:color="auto" w:fill="FFFFFF"/>
        </w:rPr>
        <w:t> </w:t>
      </w:r>
      <w:r>
        <w:rPr>
          <w:rFonts w:ascii="Georgia" w:hAnsi="Georgia"/>
          <w:b/>
          <w:bCs/>
          <w:color w:val="000000"/>
          <w:shd w:val="clear" w:color="auto" w:fill="FFFFFF"/>
        </w:rPr>
        <w:t>ERP</w:t>
      </w:r>
      <w:r>
        <w:rPr>
          <w:rStyle w:val="apple-converted-space"/>
          <w:rFonts w:ascii="Georgia" w:hAnsi="Georgia"/>
          <w:b/>
          <w:bCs/>
          <w:color w:val="000000"/>
          <w:shd w:val="clear" w:color="auto" w:fill="FFFFFF"/>
        </w:rPr>
        <w:t> </w:t>
      </w:r>
      <w:r>
        <w:rPr>
          <w:rFonts w:ascii="Georgia" w:hAnsi="Georgia"/>
          <w:color w:val="000000"/>
          <w:shd w:val="clear" w:color="auto" w:fill="FFFFFF"/>
        </w:rPr>
        <w:t>as</w:t>
      </w:r>
      <w:r>
        <w:rPr>
          <w:rStyle w:val="apple-converted-space"/>
          <w:rFonts w:ascii="Georgia" w:hAnsi="Georgia"/>
          <w:color w:val="000000"/>
          <w:shd w:val="clear" w:color="auto" w:fill="FFFFFF"/>
        </w:rPr>
        <w:t> </w:t>
      </w:r>
      <w:r>
        <w:rPr>
          <w:rFonts w:ascii="Georgia" w:hAnsi="Georgia"/>
          <w:b/>
          <w:bCs/>
          <w:color w:val="000000"/>
          <w:shd w:val="clear" w:color="auto" w:fill="FFFFFF"/>
        </w:rPr>
        <w:t>SAP ABAP</w:t>
      </w:r>
      <w:r>
        <w:rPr>
          <w:rStyle w:val="apple-converted-space"/>
          <w:rFonts w:ascii="Georgia" w:hAnsi="Georgia"/>
          <w:b/>
          <w:bCs/>
          <w:color w:val="000000"/>
          <w:shd w:val="clear" w:color="auto" w:fill="FFFFFF"/>
        </w:rPr>
        <w:t> </w:t>
      </w:r>
      <w:r>
        <w:rPr>
          <w:rFonts w:ascii="Georgia" w:hAnsi="Georgia"/>
          <w:color w:val="000000"/>
          <w:shd w:val="clear" w:color="auto" w:fill="FFFFFF"/>
        </w:rPr>
        <w:t>professional that offers good advancement potential and develops my career. I will be a valuable team member, contributing quality ideas and strive towards the development of the organization.</w:t>
      </w:r>
    </w:p>
    <w:p w:rsidR="003E4920" w:rsidRPr="002F1204" w:rsidRDefault="003E4920" w:rsidP="003E4920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 w:rsidRPr="002F120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KEY </w:t>
      </w:r>
      <w:proofErr w:type="gramStart"/>
      <w:r w:rsidRPr="002F120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SKILLS :</w:t>
      </w:r>
      <w:proofErr w:type="gramEnd"/>
      <w:r w:rsidR="004B6BA1" w:rsidRPr="002F120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            </w:t>
      </w:r>
    </w:p>
    <w:p w:rsidR="003E4920" w:rsidRDefault="003E4920" w:rsidP="004B6BA1">
      <w:pPr>
        <w:tabs>
          <w:tab w:val="left" w:pos="5250"/>
          <w:tab w:val="left" w:pos="5640"/>
        </w:tabs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Programming Languages: </w:t>
      </w:r>
      <w:r w:rsidR="001F6C3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C++,</w:t>
      </w:r>
      <w:r w:rsidR="001F6C3E">
        <w:rPr>
          <w:rFonts w:ascii="Georgia" w:hAnsi="Georgia"/>
          <w:color w:val="000000"/>
          <w:shd w:val="clear" w:color="auto" w:fill="FFFFFF"/>
        </w:rPr>
        <w:t xml:space="preserve"> </w:t>
      </w:r>
      <w:r w:rsidR="001F6C3E" w:rsidRPr="009B4BB5">
        <w:rPr>
          <w:rFonts w:ascii="Times New Roman" w:hAnsi="Times New Roman" w:cs="Times New Roman"/>
          <w:color w:val="000000"/>
          <w:shd w:val="clear" w:color="auto" w:fill="FFFFFF"/>
        </w:rPr>
        <w:t xml:space="preserve">ABAP/4, JAVA, </w:t>
      </w:r>
      <w:proofErr w:type="gramStart"/>
      <w:r w:rsidR="001F6C3E" w:rsidRPr="009B4BB5">
        <w:rPr>
          <w:rFonts w:ascii="Times New Roman" w:hAnsi="Times New Roman" w:cs="Times New Roman"/>
          <w:color w:val="000000"/>
          <w:shd w:val="clear" w:color="auto" w:fill="FFFFFF"/>
        </w:rPr>
        <w:t>C</w:t>
      </w:r>
      <w:proofErr w:type="gramEnd"/>
      <w:r w:rsidR="001F6C3E">
        <w:rPr>
          <w:rFonts w:ascii="Times New Roman" w:hAnsi="Times New Roman" w:cs="Times New Roman"/>
          <w:color w:val="000000"/>
          <w:shd w:val="clear" w:color="auto" w:fill="FFFFFF"/>
        </w:rPr>
        <w:t>.</w:t>
      </w:r>
      <w:r w:rsidR="004B6BA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 w:rsidR="004B6BA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</w:p>
    <w:p w:rsidR="003E4920" w:rsidRDefault="003E4920" w:rsidP="003E4920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Web Technologies          : HTML, </w:t>
      </w:r>
      <w:proofErr w:type="spell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Javascript</w:t>
      </w:r>
      <w:proofErr w:type="spell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3E4920" w:rsidRDefault="003E4920" w:rsidP="003E4920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 xml:space="preserve">Database  </w:t>
      </w:r>
      <w:r w:rsidR="00E068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: Oracle, SQL.</w:t>
      </w:r>
    </w:p>
    <w:p w:rsidR="009D50DF" w:rsidRDefault="003E4920" w:rsidP="003E4920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Operating System           : Windows XP, Windows 7, Windows 8.1</w:t>
      </w:r>
    </w:p>
    <w:p w:rsidR="001F6C3E" w:rsidRDefault="001F6C3E" w:rsidP="003E4920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:rsidR="001F6C3E" w:rsidRDefault="001F6C3E" w:rsidP="009D50DF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:rsidR="009D50DF" w:rsidRDefault="009D50DF" w:rsidP="009D50DF">
      <w:pPr>
        <w:autoSpaceDE w:val="0"/>
        <w:autoSpaceDN w:val="0"/>
        <w:adjustRightInd w:val="0"/>
        <w:jc w:val="both"/>
        <w:rPr>
          <w:bCs/>
          <w:iCs/>
          <w:sz w:val="28"/>
          <w:szCs w:val="28"/>
          <w:u w:val="single"/>
        </w:rPr>
      </w:pPr>
      <w:r w:rsidRPr="009D50DF">
        <w:rPr>
          <w:bCs/>
          <w:iCs/>
          <w:sz w:val="28"/>
          <w:szCs w:val="28"/>
          <w:u w:val="single"/>
        </w:rPr>
        <w:lastRenderedPageBreak/>
        <w:t>CURRENT PROJECT</w:t>
      </w:r>
      <w:r>
        <w:rPr>
          <w:bCs/>
          <w:iCs/>
          <w:sz w:val="28"/>
          <w:szCs w:val="28"/>
          <w:u w:val="single"/>
        </w:rPr>
        <w:t>:</w:t>
      </w:r>
    </w:p>
    <w:p w:rsidR="009D50DF" w:rsidRPr="009D50DF" w:rsidRDefault="009D50DF" w:rsidP="009D50DF">
      <w:pPr>
        <w:ind w:firstLine="720"/>
        <w:jc w:val="both"/>
        <w:rPr>
          <w:b/>
        </w:rPr>
      </w:pPr>
      <w:r w:rsidRPr="00CD2723">
        <w:t xml:space="preserve">The project </w:t>
      </w:r>
      <w:proofErr w:type="gramStart"/>
      <w:r w:rsidRPr="00CD2723">
        <w:t>titled</w:t>
      </w:r>
      <w:r w:rsidRPr="009D50DF">
        <w:rPr>
          <w:b/>
          <w:bCs/>
          <w:iCs/>
          <w:sz w:val="24"/>
          <w:szCs w:val="24"/>
          <w:u w:val="single"/>
        </w:rPr>
        <w:t xml:space="preserve"> </w:t>
      </w:r>
      <w:r w:rsidR="005E62A7">
        <w:rPr>
          <w:b/>
          <w:bCs/>
          <w:iCs/>
          <w:sz w:val="24"/>
          <w:szCs w:val="24"/>
          <w:u w:val="single"/>
        </w:rPr>
        <w:t xml:space="preserve"> </w:t>
      </w:r>
      <w:r w:rsidRPr="009D50DF">
        <w:rPr>
          <w:b/>
          <w:bCs/>
          <w:iCs/>
          <w:sz w:val="24"/>
          <w:szCs w:val="24"/>
          <w:u w:val="single"/>
        </w:rPr>
        <w:t>“</w:t>
      </w:r>
      <w:proofErr w:type="gramEnd"/>
      <w:r w:rsidRPr="009D50DF">
        <w:rPr>
          <w:b/>
          <w:bCs/>
          <w:iCs/>
          <w:sz w:val="24"/>
          <w:szCs w:val="24"/>
          <w:u w:val="single"/>
        </w:rPr>
        <w:t>NGO(NON-GOVERNMENTAL ORGANIZATION) WEBSITE”</w:t>
      </w:r>
      <w:r w:rsidRPr="009D50DF">
        <w:rPr>
          <w:b/>
        </w:rPr>
        <w:t xml:space="preserve"> </w:t>
      </w:r>
      <w:r>
        <w:rPr>
          <w:b/>
        </w:rPr>
        <w:t>.</w:t>
      </w:r>
    </w:p>
    <w:p w:rsidR="009D50DF" w:rsidRPr="009D50DF" w:rsidRDefault="009D50DF" w:rsidP="009D50DF">
      <w:pPr>
        <w:autoSpaceDE w:val="0"/>
        <w:autoSpaceDN w:val="0"/>
        <w:adjustRightInd w:val="0"/>
        <w:rPr>
          <w:iCs/>
          <w:sz w:val="28"/>
          <w:szCs w:val="28"/>
        </w:rPr>
      </w:pPr>
      <w:r w:rsidRPr="009D50DF">
        <w:rPr>
          <w:b/>
          <w:iCs/>
          <w:sz w:val="28"/>
          <w:szCs w:val="28"/>
        </w:rPr>
        <w:t xml:space="preserve">           </w:t>
      </w:r>
      <w:r w:rsidRPr="009D50DF">
        <w:rPr>
          <w:iCs/>
          <w:sz w:val="28"/>
          <w:szCs w:val="28"/>
        </w:rPr>
        <w:t>Technology</w:t>
      </w:r>
      <w:r w:rsidRPr="009D50DF">
        <w:rPr>
          <w:b/>
          <w:iCs/>
          <w:sz w:val="28"/>
          <w:szCs w:val="28"/>
        </w:rPr>
        <w:t xml:space="preserve"> </w:t>
      </w:r>
      <w:r w:rsidRPr="009D50DF">
        <w:rPr>
          <w:b/>
          <w:iCs/>
          <w:sz w:val="28"/>
          <w:szCs w:val="28"/>
        </w:rPr>
        <w:tab/>
      </w:r>
      <w:r w:rsidRPr="009D50DF">
        <w:rPr>
          <w:b/>
          <w:iCs/>
          <w:sz w:val="28"/>
          <w:szCs w:val="28"/>
        </w:rPr>
        <w:tab/>
      </w:r>
      <w:r w:rsidRPr="009D50DF">
        <w:rPr>
          <w:b/>
          <w:iCs/>
          <w:sz w:val="28"/>
          <w:szCs w:val="28"/>
        </w:rPr>
        <w:tab/>
        <w:t>:</w:t>
      </w:r>
      <w:r w:rsidRPr="009D50DF">
        <w:rPr>
          <w:b/>
          <w:iCs/>
          <w:sz w:val="28"/>
          <w:szCs w:val="28"/>
        </w:rPr>
        <w:tab/>
      </w:r>
      <w:r w:rsidRPr="009D50DF">
        <w:rPr>
          <w:iCs/>
          <w:sz w:val="28"/>
          <w:szCs w:val="28"/>
        </w:rPr>
        <w:t>ASP.Net with C#</w:t>
      </w:r>
    </w:p>
    <w:p w:rsidR="009D50DF" w:rsidRPr="009D50DF" w:rsidRDefault="009D50DF" w:rsidP="009D50DF">
      <w:pPr>
        <w:autoSpaceDE w:val="0"/>
        <w:autoSpaceDN w:val="0"/>
        <w:adjustRightInd w:val="0"/>
        <w:rPr>
          <w:b/>
          <w:bCs/>
          <w:iCs/>
          <w:sz w:val="28"/>
          <w:szCs w:val="28"/>
        </w:rPr>
      </w:pPr>
      <w:r w:rsidRPr="009D50DF">
        <w:rPr>
          <w:bCs/>
          <w:iCs/>
          <w:sz w:val="28"/>
          <w:szCs w:val="28"/>
        </w:rPr>
        <w:t xml:space="preserve">            Database</w:t>
      </w:r>
      <w:r>
        <w:rPr>
          <w:b/>
          <w:bCs/>
          <w:iCs/>
        </w:rPr>
        <w:tab/>
      </w:r>
      <w:r>
        <w:rPr>
          <w:b/>
          <w:bCs/>
          <w:iCs/>
        </w:rPr>
        <w:tab/>
      </w:r>
      <w:r>
        <w:rPr>
          <w:b/>
          <w:bCs/>
          <w:iCs/>
        </w:rPr>
        <w:tab/>
      </w:r>
      <w:r w:rsidRPr="00931C22">
        <w:rPr>
          <w:b/>
          <w:bCs/>
          <w:iCs/>
        </w:rPr>
        <w:t>:</w:t>
      </w:r>
      <w:r>
        <w:rPr>
          <w:bCs/>
          <w:iCs/>
        </w:rPr>
        <w:tab/>
      </w:r>
      <w:r w:rsidRPr="009D50DF">
        <w:rPr>
          <w:bCs/>
          <w:iCs/>
          <w:sz w:val="28"/>
          <w:szCs w:val="28"/>
        </w:rPr>
        <w:t>SQL Server 2008.</w:t>
      </w:r>
    </w:p>
    <w:p w:rsidR="005E2E0D" w:rsidRPr="002F1204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 w:rsidRPr="002F120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PERSONAL </w:t>
      </w:r>
      <w:proofErr w:type="gramStart"/>
      <w:r w:rsidRPr="002F120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DETAILS :</w:t>
      </w:r>
      <w:proofErr w:type="gramEnd"/>
    </w:p>
    <w:p w:rsidR="005E2E0D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Date of Birth </w:t>
      </w:r>
      <w:r w:rsidR="00BB20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proofErr w:type="gramStart"/>
      <w:r w:rsidR="004B6BA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05</w:t>
      </w:r>
      <w:r w:rsidR="004B6BA1" w:rsidRPr="004B6BA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th</w:t>
      </w:r>
      <w:r w:rsidR="004B6BA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June</w:t>
      </w:r>
      <w:proofErr w:type="gramEnd"/>
      <w:r w:rsidR="004B6BA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,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1995.</w:t>
      </w:r>
    </w:p>
    <w:p w:rsidR="005E2E0D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Educational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Qualification :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Pursuing T.Y.B.C.A.</w:t>
      </w:r>
    </w:p>
    <w:p w:rsidR="005E2E0D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Nationality </w:t>
      </w:r>
      <w:r w:rsidR="00BB20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 Indian</w:t>
      </w:r>
    </w:p>
    <w:p w:rsidR="005E2E0D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Gender </w:t>
      </w:r>
      <w:r w:rsidR="00BB20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 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="004B6BA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Fem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ale.</w:t>
      </w:r>
    </w:p>
    <w:p w:rsidR="005E2E0D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Marital Status </w:t>
      </w:r>
      <w:r w:rsidR="00BB20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 Single</w:t>
      </w:r>
    </w:p>
    <w:p w:rsidR="005E2E0D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Mobile No.</w:t>
      </w:r>
      <w:proofErr w:type="gramEnd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BB20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</w:t>
      </w:r>
      <w:r w:rsidR="004B6BA1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 8652365782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5E2E0D" w:rsidRDefault="005E2E0D" w:rsidP="005E2E0D">
      <w:pPr>
        <w:ind w:firstLine="72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Languages Known </w:t>
      </w:r>
      <w:r w:rsidR="00BB20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 Marathi, English and Hindi.</w:t>
      </w:r>
    </w:p>
    <w:p w:rsidR="005E2E0D" w:rsidRDefault="005E2E0D" w:rsidP="005E2E0D">
      <w:pPr>
        <w:ind w:firstLine="720"/>
        <w:rPr>
          <w:b/>
          <w:color w:val="002060"/>
          <w:u w:val="single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Email ID </w:t>
      </w:r>
      <w:r w:rsidR="00BB201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hyperlink r:id="rId6" w:history="1">
        <w:r w:rsidR="00B201C7" w:rsidRPr="00632E99">
          <w:rPr>
            <w:rStyle w:val="Hyperlink"/>
            <w:b/>
          </w:rPr>
          <w:t>supriyatotre.st@gmail.com</w:t>
        </w:r>
      </w:hyperlink>
      <w:r w:rsidR="004B6BA1">
        <w:rPr>
          <w:b/>
          <w:color w:val="002060"/>
          <w:u w:val="single"/>
        </w:rPr>
        <w:t>.</w:t>
      </w:r>
    </w:p>
    <w:p w:rsidR="00B201C7" w:rsidRPr="004B6BA1" w:rsidRDefault="00B201C7" w:rsidP="005E2E0D">
      <w:pPr>
        <w:ind w:firstLine="7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:rsidR="005E2E0D" w:rsidRPr="002F1204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 w:rsidRPr="002F120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DECLARATION:</w:t>
      </w:r>
    </w:p>
    <w:p w:rsidR="005E2E0D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I hereby promise that information provided above is true to the best of my knowledge and believed.</w:t>
      </w:r>
    </w:p>
    <w:p w:rsidR="005E2E0D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:rsidR="005E2E0D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PLACE :</w:t>
      </w:r>
      <w:proofErr w:type="gramEnd"/>
    </w:p>
    <w:p w:rsidR="005E2E0D" w:rsidRDefault="005E2E0D" w:rsidP="005E2E0D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DATE :</w:t>
      </w:r>
      <w:proofErr w:type="gramEnd"/>
    </w:p>
    <w:p w:rsidR="005E2E0D" w:rsidRDefault="005E2E0D" w:rsidP="005E2E0D">
      <w:pPr>
        <w:ind w:left="2880" w:hanging="1440"/>
        <w:rPr>
          <w:rFonts w:ascii="Calibri" w:hAnsi="Calibri"/>
          <w:bCs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Calibri" w:hAnsi="Calibri"/>
          <w:bCs/>
          <w:sz w:val="24"/>
          <w:szCs w:val="24"/>
        </w:rPr>
        <w:t>Yours truly</w:t>
      </w:r>
      <w:r>
        <w:rPr>
          <w:rFonts w:ascii="Calibri" w:hAnsi="Calibri"/>
          <w:bCs/>
        </w:rPr>
        <w:t>,</w:t>
      </w:r>
    </w:p>
    <w:p w:rsidR="005E2E0D" w:rsidRDefault="005E2E0D" w:rsidP="005E2E0D">
      <w:pPr>
        <w:ind w:left="2880" w:hanging="1440"/>
        <w:rPr>
          <w:rFonts w:ascii="Calibri" w:hAnsi="Calibri"/>
          <w:bCs/>
        </w:rPr>
      </w:pPr>
    </w:p>
    <w:p w:rsidR="005E2E0D" w:rsidRDefault="005E2E0D" w:rsidP="005E2E0D">
      <w:pPr>
        <w:ind w:left="2880" w:hanging="1440"/>
        <w:rPr>
          <w:ins w:id="1" w:author="Unknown"/>
          <w:rFonts w:ascii="Calibri" w:hAnsi="Calibri"/>
          <w:bCs/>
        </w:rPr>
      </w:pPr>
      <w:r>
        <w:rPr>
          <w:rFonts w:ascii="Calibri" w:hAnsi="Calibri"/>
          <w:bCs/>
        </w:rPr>
        <w:t xml:space="preserve">                                                                                          (</w:t>
      </w:r>
      <w:r w:rsidR="004B6BA1">
        <w:rPr>
          <w:rFonts w:ascii="Times New Roman" w:eastAsia="Times New Roman" w:hAnsi="Times New Roman" w:cs="Times New Roman"/>
          <w:bCs/>
          <w:color w:val="000000" w:themeColor="text1"/>
        </w:rPr>
        <w:t>SUPRIYA SUNIL TOTRE</w:t>
      </w:r>
      <w:r>
        <w:rPr>
          <w:rFonts w:ascii="Times New Roman" w:eastAsia="Times New Roman" w:hAnsi="Times New Roman" w:cs="Times New Roman"/>
          <w:bCs/>
          <w:color w:val="000000" w:themeColor="text1"/>
        </w:rPr>
        <w:t>.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</w:p>
    <w:p w:rsidR="005E2E0D" w:rsidRDefault="005E2E0D" w:rsidP="005E2E0D">
      <w:pPr>
        <w:ind w:firstLine="720"/>
      </w:pPr>
    </w:p>
    <w:p w:rsidR="005E2E0D" w:rsidRDefault="005E2E0D" w:rsidP="005E2E0D"/>
    <w:p w:rsidR="001148BD" w:rsidRDefault="001148BD"/>
    <w:sectPr w:rsidR="001148BD" w:rsidSect="00332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23DA0"/>
    <w:multiLevelType w:val="hybridMultilevel"/>
    <w:tmpl w:val="A39E65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FB612D"/>
    <w:multiLevelType w:val="hybridMultilevel"/>
    <w:tmpl w:val="A1F25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C45013"/>
    <w:multiLevelType w:val="hybridMultilevel"/>
    <w:tmpl w:val="B9F471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52C2893"/>
    <w:multiLevelType w:val="hybridMultilevel"/>
    <w:tmpl w:val="96167982"/>
    <w:lvl w:ilvl="0" w:tplc="40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E2E0D"/>
    <w:rsid w:val="001148BD"/>
    <w:rsid w:val="001F6C3E"/>
    <w:rsid w:val="00275B30"/>
    <w:rsid w:val="002F1204"/>
    <w:rsid w:val="003324AE"/>
    <w:rsid w:val="003E4920"/>
    <w:rsid w:val="004B193D"/>
    <w:rsid w:val="004B6BA1"/>
    <w:rsid w:val="005A0E24"/>
    <w:rsid w:val="005E2E0D"/>
    <w:rsid w:val="005E62A7"/>
    <w:rsid w:val="00737AE2"/>
    <w:rsid w:val="0096746D"/>
    <w:rsid w:val="009D50DF"/>
    <w:rsid w:val="00B201C7"/>
    <w:rsid w:val="00BB2016"/>
    <w:rsid w:val="00C24905"/>
    <w:rsid w:val="00D67A4B"/>
    <w:rsid w:val="00DA070A"/>
    <w:rsid w:val="00DC1ABB"/>
    <w:rsid w:val="00E0682C"/>
    <w:rsid w:val="00FF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E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2E0D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1F6C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riyatotre.s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Nayana</Company>
  <LinksUpToDate>false</LinksUpToDate>
  <CharactersWithSpaces>2272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Nayana</dc:creator>
  <cp:lastModifiedBy>ABC</cp:lastModifiedBy>
  <cp:revision>12</cp:revision>
  <dcterms:created xsi:type="dcterms:W3CDTF">2015-05-26T10:54:00Z</dcterms:created>
  <dcterms:modified xsi:type="dcterms:W3CDTF">2016-05-15T07:18:00Z</dcterms:modified>
</cp:coreProperties>
</file>