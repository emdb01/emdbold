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360" w:rsidRPr="008615EF" w:rsidRDefault="00981360" w:rsidP="008615EF">
      <w:pPr>
        <w:pStyle w:val="ListParagraph"/>
        <w:ind w:right="4680"/>
        <w:rPr>
          <w:b/>
          <w:sz w:val="48"/>
          <w:szCs w:val="48"/>
          <w:u w:val="single"/>
          <w:lang w:val="pt-BR"/>
        </w:rPr>
      </w:pPr>
    </w:p>
    <w:p w:rsidR="00662E8B" w:rsidRPr="008D3B9A" w:rsidRDefault="002D383A" w:rsidP="008D3B9A">
      <w:pPr>
        <w:ind w:right="4680"/>
        <w:rPr>
          <w:rFonts w:ascii="Cambria" w:hAnsi="Cambria"/>
          <w:i/>
          <w:sz w:val="48"/>
          <w:szCs w:val="52"/>
          <w:u w:val="thick"/>
          <w:lang w:val="pt-BR"/>
        </w:rPr>
      </w:pPr>
      <w:r w:rsidRPr="008D3B9A">
        <w:rPr>
          <w:rFonts w:ascii="Cambria" w:hAnsi="Cambria"/>
          <w:b/>
          <w:i/>
          <w:sz w:val="48"/>
          <w:szCs w:val="52"/>
          <w:u w:val="thick"/>
          <w:lang w:val="pt-BR"/>
        </w:rPr>
        <w:t>CHITWAN</w:t>
      </w:r>
      <w:r w:rsidR="008615EF" w:rsidRPr="008D3B9A">
        <w:rPr>
          <w:rFonts w:ascii="Cambria" w:hAnsi="Cambria"/>
          <w:b/>
          <w:i/>
          <w:sz w:val="48"/>
          <w:szCs w:val="52"/>
          <w:u w:val="thick"/>
          <w:lang w:val="pt-BR"/>
        </w:rPr>
        <w:t xml:space="preserve"> </w:t>
      </w:r>
      <w:r w:rsidR="003C1F08" w:rsidRPr="008D3B9A">
        <w:rPr>
          <w:rFonts w:ascii="Cambria" w:hAnsi="Cambria"/>
          <w:b/>
          <w:i/>
          <w:sz w:val="48"/>
          <w:szCs w:val="52"/>
          <w:u w:val="thick"/>
          <w:lang w:val="pt-BR"/>
        </w:rPr>
        <w:t>SHARMA</w:t>
      </w:r>
    </w:p>
    <w:p w:rsidR="008615EF" w:rsidRDefault="008615EF" w:rsidP="00E54504">
      <w:pPr>
        <w:tabs>
          <w:tab w:val="left" w:pos="4500"/>
        </w:tabs>
        <w:ind w:right="4680"/>
        <w:jc w:val="both"/>
        <w:rPr>
          <w:lang w:val="pt-BR"/>
        </w:rPr>
      </w:pPr>
    </w:p>
    <w:p w:rsidR="008D3B9A" w:rsidRPr="008D3B9A" w:rsidRDefault="001E5B55" w:rsidP="008F54E3">
      <w:pPr>
        <w:pStyle w:val="ListParagraph"/>
        <w:numPr>
          <w:ilvl w:val="0"/>
          <w:numId w:val="21"/>
        </w:numPr>
        <w:ind w:right="4680"/>
        <w:rPr>
          <w:lang w:val="pt-BR"/>
        </w:rPr>
      </w:pPr>
      <w:r w:rsidRPr="001E5B55">
        <w:t xml:space="preserve"> </w:t>
      </w:r>
      <w:hyperlink r:id="rId6" w:history="1">
        <w:r w:rsidR="008D3B9A" w:rsidRPr="00994D5E">
          <w:rPr>
            <w:rStyle w:val="Hyperlink"/>
          </w:rPr>
          <w:t>chitwansharma1989@gmail.com</w:t>
        </w:r>
      </w:hyperlink>
    </w:p>
    <w:p w:rsidR="00662E8B" w:rsidRPr="008D3B9A" w:rsidRDefault="008F54E3" w:rsidP="008F54E3">
      <w:pPr>
        <w:pStyle w:val="ListParagraph"/>
        <w:numPr>
          <w:ilvl w:val="0"/>
          <w:numId w:val="20"/>
        </w:numPr>
        <w:ind w:right="4680"/>
        <w:rPr>
          <w:lang w:val="pt-BR"/>
        </w:rPr>
      </w:pPr>
      <w:r>
        <w:t>+91</w:t>
      </w:r>
      <w:r w:rsidR="002D383A">
        <w:t>8586842197</w:t>
      </w:r>
    </w:p>
    <w:p w:rsidR="00662E8B" w:rsidRPr="00492C9B" w:rsidRDefault="00662E8B" w:rsidP="00981360">
      <w:pPr>
        <w:rPr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96"/>
      </w:tblGrid>
      <w:tr w:rsidR="007154B6" w:rsidRPr="0009098A" w:rsidTr="00213518">
        <w:tc>
          <w:tcPr>
            <w:tcW w:w="9396" w:type="dxa"/>
          </w:tcPr>
          <w:p w:rsidR="007154B6" w:rsidRPr="0009098A" w:rsidRDefault="00ED5148" w:rsidP="00CD5891">
            <w:pPr>
              <w:rPr>
                <w:rFonts w:ascii="Cambria" w:hAnsi="Cambria"/>
                <w:b/>
                <w:i/>
                <w:sz w:val="36"/>
                <w:szCs w:val="36"/>
              </w:rPr>
            </w:pPr>
            <w:r w:rsidRPr="0009098A">
              <w:rPr>
                <w:rFonts w:ascii="Cambria" w:hAnsi="Cambria"/>
                <w:b/>
                <w:i/>
                <w:sz w:val="36"/>
                <w:szCs w:val="36"/>
              </w:rPr>
              <w:t>CAR</w:t>
            </w:r>
            <w:r w:rsidR="004961AD" w:rsidRPr="0009098A">
              <w:rPr>
                <w:rFonts w:ascii="Cambria" w:hAnsi="Cambria"/>
                <w:b/>
                <w:i/>
                <w:sz w:val="36"/>
                <w:szCs w:val="36"/>
              </w:rPr>
              <w:t>E</w:t>
            </w:r>
            <w:r w:rsidRPr="0009098A">
              <w:rPr>
                <w:rFonts w:ascii="Cambria" w:hAnsi="Cambria"/>
                <w:b/>
                <w:i/>
                <w:sz w:val="36"/>
                <w:szCs w:val="36"/>
              </w:rPr>
              <w:t>E</w:t>
            </w:r>
            <w:r w:rsidR="004961AD" w:rsidRPr="0009098A">
              <w:rPr>
                <w:rFonts w:ascii="Cambria" w:hAnsi="Cambria"/>
                <w:b/>
                <w:i/>
                <w:sz w:val="36"/>
                <w:szCs w:val="36"/>
              </w:rPr>
              <w:t>R OBJECTIVE</w:t>
            </w:r>
          </w:p>
        </w:tc>
      </w:tr>
    </w:tbl>
    <w:p w:rsidR="00C727A9" w:rsidRPr="004A61FF" w:rsidRDefault="002F03E9" w:rsidP="008F54E3">
      <w:pPr>
        <w:pStyle w:val="ListParagraph"/>
        <w:numPr>
          <w:ilvl w:val="0"/>
          <w:numId w:val="2"/>
        </w:numPr>
        <w:tabs>
          <w:tab w:val="left" w:pos="9180"/>
        </w:tabs>
        <w:spacing w:before="100" w:after="100"/>
        <w:ind w:right="202"/>
        <w:rPr>
          <w:color w:val="000000"/>
          <w:sz w:val="28"/>
          <w:szCs w:val="28"/>
          <w:shd w:val="clear" w:color="auto" w:fill="FFFFFF"/>
        </w:rPr>
      </w:pPr>
      <w:r w:rsidRPr="004A61FF">
        <w:rPr>
          <w:color w:val="000000"/>
          <w:sz w:val="28"/>
          <w:szCs w:val="28"/>
          <w:shd w:val="clear" w:color="auto" w:fill="FFFFFF"/>
        </w:rPr>
        <w:t xml:space="preserve">Seeking a career to utilize my knowledge and personal skills to gain comprehensive understanding of a reputed organization </w:t>
      </w:r>
      <w:proofErr w:type="gramStart"/>
      <w:r w:rsidRPr="004A61FF">
        <w:rPr>
          <w:color w:val="000000"/>
          <w:sz w:val="28"/>
          <w:szCs w:val="28"/>
          <w:shd w:val="clear" w:color="auto" w:fill="FFFFFF"/>
        </w:rPr>
        <w:t>so as to</w:t>
      </w:r>
      <w:proofErr w:type="gramEnd"/>
      <w:r w:rsidRPr="004A61FF">
        <w:rPr>
          <w:color w:val="000000"/>
          <w:sz w:val="28"/>
          <w:szCs w:val="28"/>
          <w:shd w:val="clear" w:color="auto" w:fill="FFFFFF"/>
        </w:rPr>
        <w:t xml:space="preserve"> take responsibility and contribute significantly</w:t>
      </w:r>
      <w:r w:rsidR="00A07CF8" w:rsidRPr="004A61FF">
        <w:rPr>
          <w:color w:val="000000"/>
          <w:sz w:val="28"/>
          <w:szCs w:val="28"/>
          <w:shd w:val="clear" w:color="auto" w:fill="FFFFFF"/>
        </w:rPr>
        <w:t>.</w:t>
      </w:r>
    </w:p>
    <w:p w:rsidR="00A07CF8" w:rsidRPr="00A07CF8" w:rsidRDefault="00A07CF8" w:rsidP="00C727A9">
      <w:pPr>
        <w:tabs>
          <w:tab w:val="left" w:pos="9180"/>
        </w:tabs>
        <w:spacing w:before="100" w:after="100"/>
        <w:ind w:right="202"/>
        <w:rPr>
          <w:ins w:id="0" w:author="Unknown" w:date="2006-04-08T13:42:00Z"/>
          <w:i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96"/>
      </w:tblGrid>
      <w:tr w:rsidR="001E5B55" w:rsidRPr="008A1D43">
        <w:tc>
          <w:tcPr>
            <w:tcW w:w="9396" w:type="dxa"/>
          </w:tcPr>
          <w:p w:rsidR="001E5B55" w:rsidRPr="0009098A" w:rsidRDefault="001E5B55" w:rsidP="00C56256">
            <w:pPr>
              <w:rPr>
                <w:rFonts w:ascii="Cambria" w:hAnsi="Cambria"/>
                <w:b/>
                <w:bCs/>
                <w:i/>
                <w:color w:val="000000"/>
                <w:sz w:val="36"/>
                <w:szCs w:val="36"/>
              </w:rPr>
            </w:pPr>
            <w:r w:rsidRPr="0009098A">
              <w:rPr>
                <w:rFonts w:ascii="Cambria" w:hAnsi="Cambria"/>
                <w:b/>
                <w:bCs/>
                <w:i/>
                <w:color w:val="000000"/>
                <w:sz w:val="36"/>
                <w:szCs w:val="36"/>
              </w:rPr>
              <w:t>PROFESSIONAL  QUALIFICATION</w:t>
            </w:r>
          </w:p>
        </w:tc>
      </w:tr>
    </w:tbl>
    <w:p w:rsidR="001E5B55" w:rsidRPr="00A90200" w:rsidRDefault="0009098A" w:rsidP="00A90200">
      <w:pPr>
        <w:pStyle w:val="Text"/>
        <w:tabs>
          <w:tab w:val="left" w:pos="180"/>
          <w:tab w:val="left" w:pos="2790"/>
        </w:tabs>
        <w:spacing w:before="101"/>
        <w:rPr>
          <w:rFonts w:asciiTheme="majorHAnsi" w:hAnsiTheme="majorHAnsi" w:cstheme="minorHAnsi"/>
          <w:b/>
          <w:color w:val="auto"/>
          <w:sz w:val="32"/>
          <w:szCs w:val="32"/>
          <w:u w:val="thick"/>
        </w:rPr>
      </w:pPr>
      <w:r w:rsidRPr="00A90200">
        <w:rPr>
          <w:rFonts w:asciiTheme="majorHAnsi" w:hAnsiTheme="majorHAnsi" w:cstheme="minorHAnsi"/>
          <w:b/>
          <w:color w:val="auto"/>
          <w:sz w:val="32"/>
          <w:szCs w:val="32"/>
          <w:u w:val="thick"/>
        </w:rPr>
        <w:t>MBA</w:t>
      </w:r>
    </w:p>
    <w:p w:rsidR="00A90200" w:rsidRPr="00A90200" w:rsidRDefault="002F03E9" w:rsidP="008F54E3">
      <w:pPr>
        <w:pStyle w:val="Text"/>
        <w:numPr>
          <w:ilvl w:val="0"/>
          <w:numId w:val="3"/>
        </w:numPr>
        <w:tabs>
          <w:tab w:val="left" w:pos="180"/>
          <w:tab w:val="left" w:pos="360"/>
          <w:tab w:val="left" w:pos="2070"/>
          <w:tab w:val="left" w:pos="2340"/>
          <w:tab w:val="left" w:pos="2520"/>
          <w:tab w:val="left" w:pos="2700"/>
          <w:tab w:val="left" w:pos="2880"/>
          <w:tab w:val="left" w:pos="3060"/>
          <w:tab w:val="left" w:pos="3240"/>
          <w:tab w:val="left" w:pos="3420"/>
        </w:tabs>
        <w:spacing w:before="101"/>
        <w:rPr>
          <w:b/>
          <w:color w:val="auto"/>
          <w:sz w:val="28"/>
          <w:szCs w:val="28"/>
          <w:u w:val="single"/>
        </w:rPr>
      </w:pPr>
      <w:r w:rsidRPr="002F03E9">
        <w:rPr>
          <w:bCs/>
          <w:sz w:val="28"/>
          <w:szCs w:val="28"/>
        </w:rPr>
        <w:t>From DAV Centenary College</w:t>
      </w:r>
      <w:r w:rsidR="0009098A">
        <w:rPr>
          <w:color w:val="auto"/>
          <w:sz w:val="28"/>
          <w:szCs w:val="28"/>
        </w:rPr>
        <w:t>,</w:t>
      </w:r>
      <w:r>
        <w:rPr>
          <w:color w:val="auto"/>
          <w:sz w:val="28"/>
          <w:szCs w:val="28"/>
        </w:rPr>
        <w:t xml:space="preserve"> MDU</w:t>
      </w:r>
      <w:r w:rsidR="002D383A">
        <w:rPr>
          <w:color w:val="auto"/>
          <w:sz w:val="28"/>
          <w:szCs w:val="28"/>
        </w:rPr>
        <w:t xml:space="preserve"> in 2014 with</w:t>
      </w:r>
      <w:r w:rsidR="008E69C5">
        <w:rPr>
          <w:color w:val="auto"/>
          <w:sz w:val="28"/>
          <w:szCs w:val="28"/>
        </w:rPr>
        <w:t xml:space="preserve"> 64%</w:t>
      </w:r>
    </w:p>
    <w:p w:rsidR="00A90200" w:rsidRPr="00A90200" w:rsidRDefault="00A90200" w:rsidP="00A90200">
      <w:pPr>
        <w:pStyle w:val="Text"/>
        <w:tabs>
          <w:tab w:val="left" w:pos="180"/>
          <w:tab w:val="left" w:pos="2070"/>
          <w:tab w:val="left" w:pos="2340"/>
          <w:tab w:val="left" w:pos="2520"/>
          <w:tab w:val="left" w:pos="2700"/>
          <w:tab w:val="left" w:pos="2880"/>
          <w:tab w:val="left" w:pos="3060"/>
          <w:tab w:val="left" w:pos="3240"/>
          <w:tab w:val="left" w:pos="3420"/>
        </w:tabs>
        <w:spacing w:before="101"/>
        <w:rPr>
          <w:rFonts w:asciiTheme="majorHAnsi" w:hAnsiTheme="majorHAnsi" w:cstheme="minorHAnsi"/>
          <w:b/>
          <w:color w:val="auto"/>
          <w:sz w:val="32"/>
          <w:szCs w:val="32"/>
          <w:u w:val="thick"/>
        </w:rPr>
      </w:pPr>
      <w:r w:rsidRPr="00A90200">
        <w:rPr>
          <w:rFonts w:asciiTheme="majorHAnsi" w:hAnsiTheme="majorHAnsi" w:cstheme="minorHAnsi"/>
          <w:b/>
          <w:color w:val="auto"/>
          <w:sz w:val="32"/>
          <w:szCs w:val="32"/>
          <w:u w:val="thick"/>
        </w:rPr>
        <w:t>BBA</w:t>
      </w:r>
    </w:p>
    <w:p w:rsidR="002F03E9" w:rsidRPr="00A90200" w:rsidRDefault="002F03E9" w:rsidP="008F54E3">
      <w:pPr>
        <w:pStyle w:val="Text"/>
        <w:numPr>
          <w:ilvl w:val="0"/>
          <w:numId w:val="3"/>
        </w:numPr>
        <w:tabs>
          <w:tab w:val="left" w:pos="180"/>
          <w:tab w:val="left" w:pos="360"/>
          <w:tab w:val="left" w:pos="2070"/>
          <w:tab w:val="left" w:pos="2340"/>
          <w:tab w:val="left" w:pos="2520"/>
          <w:tab w:val="left" w:pos="2700"/>
          <w:tab w:val="left" w:pos="2880"/>
          <w:tab w:val="left" w:pos="3060"/>
          <w:tab w:val="left" w:pos="3240"/>
          <w:tab w:val="left" w:pos="3420"/>
        </w:tabs>
        <w:spacing w:before="101"/>
        <w:rPr>
          <w:b/>
          <w:color w:val="auto"/>
          <w:sz w:val="28"/>
          <w:szCs w:val="28"/>
          <w:u w:val="single"/>
        </w:rPr>
      </w:pPr>
      <w:r w:rsidRPr="00A90200">
        <w:rPr>
          <w:bCs/>
          <w:sz w:val="28"/>
          <w:szCs w:val="28"/>
        </w:rPr>
        <w:t xml:space="preserve">From DAV Centenary College, MDU in 2011 with </w:t>
      </w:r>
      <w:r w:rsidR="008E69C5">
        <w:rPr>
          <w:bCs/>
          <w:sz w:val="28"/>
          <w:szCs w:val="28"/>
        </w:rPr>
        <w:t>69%</w:t>
      </w:r>
    </w:p>
    <w:p w:rsidR="002F03E9" w:rsidRPr="002F03E9" w:rsidRDefault="002F03E9" w:rsidP="001E5B55">
      <w:pPr>
        <w:tabs>
          <w:tab w:val="left" w:pos="7800"/>
        </w:tabs>
        <w:rPr>
          <w:rFonts w:asciiTheme="majorHAnsi" w:hAnsiTheme="majorHAnsi"/>
          <w:b/>
          <w:bCs/>
          <w:color w:val="000000"/>
          <w:sz w:val="32"/>
          <w:szCs w:val="3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96"/>
      </w:tblGrid>
      <w:tr w:rsidR="001E5B55" w:rsidRPr="008A1D43">
        <w:tc>
          <w:tcPr>
            <w:tcW w:w="9396" w:type="dxa"/>
          </w:tcPr>
          <w:p w:rsidR="001E5B55" w:rsidRPr="0009098A" w:rsidRDefault="001E5B55" w:rsidP="00C56256">
            <w:pPr>
              <w:tabs>
                <w:tab w:val="left" w:pos="7800"/>
              </w:tabs>
              <w:rPr>
                <w:rFonts w:ascii="Cambria" w:hAnsi="Cambria"/>
                <w:b/>
                <w:bCs/>
                <w:i/>
                <w:color w:val="000000"/>
                <w:sz w:val="36"/>
                <w:szCs w:val="36"/>
              </w:rPr>
            </w:pPr>
            <w:r w:rsidRPr="0009098A">
              <w:rPr>
                <w:rFonts w:ascii="Cambria" w:hAnsi="Cambria"/>
                <w:b/>
                <w:bCs/>
                <w:i/>
                <w:color w:val="000000"/>
                <w:sz w:val="36"/>
                <w:szCs w:val="36"/>
              </w:rPr>
              <w:t>ACADEMIC QUALIFICATION</w:t>
            </w:r>
          </w:p>
        </w:tc>
      </w:tr>
    </w:tbl>
    <w:p w:rsidR="008C4744" w:rsidRDefault="008C4744" w:rsidP="008C4744">
      <w:pPr>
        <w:pStyle w:val="ListBullet"/>
        <w:numPr>
          <w:ilvl w:val="0"/>
          <w:numId w:val="0"/>
        </w:numPr>
        <w:ind w:left="2715"/>
        <w:rPr>
          <w:rFonts w:ascii="Times New Roman" w:hAnsi="Times New Roman"/>
          <w:sz w:val="24"/>
          <w:szCs w:val="24"/>
        </w:rPr>
      </w:pPr>
    </w:p>
    <w:p w:rsidR="00C56256" w:rsidRPr="00C56256" w:rsidRDefault="00C56256" w:rsidP="008F54E3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rPr>
          <w:b/>
          <w:bCs/>
          <w:sz w:val="28"/>
          <w:szCs w:val="28"/>
        </w:rPr>
      </w:pPr>
      <w:r w:rsidRPr="00C56256">
        <w:rPr>
          <w:b/>
          <w:bCs/>
          <w:sz w:val="28"/>
          <w:szCs w:val="28"/>
          <w:u w:val="single"/>
        </w:rPr>
        <w:t>Senior Secondary Schooling (</w:t>
      </w:r>
      <w:proofErr w:type="spellStart"/>
      <w:r w:rsidRPr="00C56256">
        <w:rPr>
          <w:b/>
          <w:bCs/>
          <w:sz w:val="28"/>
          <w:szCs w:val="28"/>
          <w:u w:val="single"/>
        </w:rPr>
        <w:t>XIIth</w:t>
      </w:r>
      <w:proofErr w:type="spellEnd"/>
      <w:r w:rsidRPr="00C56256">
        <w:rPr>
          <w:b/>
          <w:bCs/>
          <w:sz w:val="28"/>
          <w:szCs w:val="28"/>
          <w:u w:val="single"/>
        </w:rPr>
        <w:t>):</w:t>
      </w:r>
      <w:r w:rsidR="002D383A">
        <w:rPr>
          <w:b/>
          <w:bCs/>
          <w:sz w:val="28"/>
          <w:szCs w:val="28"/>
        </w:rPr>
        <w:t>2008</w:t>
      </w:r>
    </w:p>
    <w:p w:rsidR="00C56256" w:rsidRPr="00C56256" w:rsidRDefault="00C56256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 w:rsidRPr="00C56256">
        <w:rPr>
          <w:bCs/>
          <w:sz w:val="28"/>
          <w:szCs w:val="28"/>
        </w:rPr>
        <w:t>Central Board of Secondary Education (CBSE)</w:t>
      </w:r>
    </w:p>
    <w:p w:rsidR="00C56256" w:rsidRPr="00C56256" w:rsidRDefault="002D383A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School Name: </w:t>
      </w:r>
      <w:proofErr w:type="spellStart"/>
      <w:r w:rsidR="00E37113">
        <w:rPr>
          <w:bCs/>
          <w:sz w:val="28"/>
          <w:szCs w:val="28"/>
        </w:rPr>
        <w:t>Eicher</w:t>
      </w:r>
      <w:proofErr w:type="spellEnd"/>
      <w:r w:rsidR="00E37113">
        <w:rPr>
          <w:bCs/>
          <w:sz w:val="28"/>
          <w:szCs w:val="28"/>
        </w:rPr>
        <w:t xml:space="preserve"> Public School</w:t>
      </w:r>
      <w:r w:rsidR="00B330A5">
        <w:rPr>
          <w:bCs/>
          <w:sz w:val="28"/>
          <w:szCs w:val="28"/>
        </w:rPr>
        <w:t>, Faridabad</w:t>
      </w:r>
    </w:p>
    <w:p w:rsidR="008615EF" w:rsidRDefault="00E37113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Marks scored 72.6%</w:t>
      </w:r>
    </w:p>
    <w:p w:rsidR="00C56256" w:rsidRPr="008615EF" w:rsidRDefault="00C56256" w:rsidP="008F54E3">
      <w:pPr>
        <w:pStyle w:val="Text"/>
        <w:numPr>
          <w:ilvl w:val="0"/>
          <w:numId w:val="5"/>
        </w:numPr>
        <w:tabs>
          <w:tab w:val="left" w:pos="720"/>
          <w:tab w:val="left" w:pos="1440"/>
          <w:tab w:val="left" w:pos="2160"/>
        </w:tabs>
        <w:rPr>
          <w:bCs/>
          <w:sz w:val="28"/>
          <w:szCs w:val="28"/>
        </w:rPr>
      </w:pPr>
      <w:r w:rsidRPr="00C56256">
        <w:rPr>
          <w:b/>
          <w:bCs/>
          <w:sz w:val="28"/>
          <w:szCs w:val="28"/>
          <w:u w:val="single"/>
        </w:rPr>
        <w:t>Secondary Schooling (</w:t>
      </w:r>
      <w:proofErr w:type="spellStart"/>
      <w:r w:rsidRPr="00C56256">
        <w:rPr>
          <w:b/>
          <w:bCs/>
          <w:sz w:val="28"/>
          <w:szCs w:val="28"/>
          <w:u w:val="single"/>
        </w:rPr>
        <w:t>Xth</w:t>
      </w:r>
      <w:proofErr w:type="spellEnd"/>
      <w:r w:rsidRPr="00C56256">
        <w:rPr>
          <w:b/>
          <w:bCs/>
          <w:sz w:val="28"/>
          <w:szCs w:val="28"/>
          <w:u w:val="single"/>
        </w:rPr>
        <w:t>):</w:t>
      </w:r>
      <w:r w:rsidR="00E37113">
        <w:rPr>
          <w:b/>
          <w:bCs/>
          <w:sz w:val="28"/>
          <w:szCs w:val="28"/>
        </w:rPr>
        <w:t xml:space="preserve"> 2006</w:t>
      </w:r>
    </w:p>
    <w:p w:rsidR="00C56256" w:rsidRPr="00C56256" w:rsidRDefault="00C56256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 w:rsidRPr="00C56256">
        <w:rPr>
          <w:bCs/>
          <w:sz w:val="28"/>
          <w:szCs w:val="28"/>
        </w:rPr>
        <w:t>Central board of Secondary Education (CBSE)</w:t>
      </w:r>
    </w:p>
    <w:p w:rsidR="00C56256" w:rsidRPr="00C56256" w:rsidRDefault="00C56256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 w:rsidRPr="00C56256">
        <w:rPr>
          <w:bCs/>
          <w:sz w:val="28"/>
          <w:szCs w:val="28"/>
        </w:rPr>
        <w:t>Sch</w:t>
      </w:r>
      <w:r w:rsidR="00E37113">
        <w:rPr>
          <w:bCs/>
          <w:sz w:val="28"/>
          <w:szCs w:val="28"/>
        </w:rPr>
        <w:t>ool Name: St. Peter’s Convent School</w:t>
      </w:r>
      <w:r w:rsidR="00B330A5">
        <w:rPr>
          <w:bCs/>
          <w:sz w:val="28"/>
          <w:szCs w:val="28"/>
        </w:rPr>
        <w:t>, Faridabad</w:t>
      </w:r>
    </w:p>
    <w:p w:rsidR="00C56256" w:rsidRDefault="00C56256" w:rsidP="008E69C5">
      <w:pPr>
        <w:pStyle w:val="Text"/>
        <w:tabs>
          <w:tab w:val="left" w:pos="720"/>
          <w:tab w:val="left" w:pos="1440"/>
          <w:tab w:val="left" w:pos="2160"/>
        </w:tabs>
        <w:jc w:val="center"/>
        <w:rPr>
          <w:bCs/>
          <w:sz w:val="28"/>
          <w:szCs w:val="28"/>
        </w:rPr>
      </w:pPr>
      <w:r w:rsidRPr="00C56256">
        <w:rPr>
          <w:bCs/>
          <w:sz w:val="28"/>
          <w:szCs w:val="28"/>
        </w:rPr>
        <w:t xml:space="preserve">Marks </w:t>
      </w:r>
      <w:r w:rsidR="00E37113" w:rsidRPr="00C56256">
        <w:rPr>
          <w:bCs/>
          <w:sz w:val="28"/>
          <w:szCs w:val="28"/>
        </w:rPr>
        <w:t>sco</w:t>
      </w:r>
      <w:r w:rsidR="00E37113">
        <w:rPr>
          <w:bCs/>
          <w:sz w:val="28"/>
          <w:szCs w:val="28"/>
        </w:rPr>
        <w:t>red 73.2%</w:t>
      </w:r>
    </w:p>
    <w:p w:rsidR="001564E4" w:rsidRDefault="001564E4" w:rsidP="00C56256">
      <w:pPr>
        <w:pStyle w:val="Text"/>
        <w:tabs>
          <w:tab w:val="left" w:pos="720"/>
          <w:tab w:val="left" w:pos="1440"/>
          <w:tab w:val="left" w:pos="2160"/>
        </w:tabs>
        <w:rPr>
          <w:bCs/>
          <w:sz w:val="28"/>
          <w:szCs w:val="28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33"/>
      </w:tblGrid>
      <w:tr w:rsidR="001564E4" w:rsidRPr="00B10F1F">
        <w:trPr>
          <w:trHeight w:val="384"/>
        </w:trPr>
        <w:tc>
          <w:tcPr>
            <w:tcW w:w="9433" w:type="dxa"/>
          </w:tcPr>
          <w:p w:rsidR="001564E4" w:rsidRPr="0009098A" w:rsidRDefault="00A07CF8" w:rsidP="00315CB9">
            <w:pPr>
              <w:tabs>
                <w:tab w:val="left" w:pos="5145"/>
              </w:tabs>
              <w:rPr>
                <w:rFonts w:ascii="Cambria" w:hAnsi="Cambria"/>
                <w:b/>
                <w:i/>
                <w:sz w:val="36"/>
                <w:szCs w:val="36"/>
              </w:rPr>
            </w:pPr>
            <w:r>
              <w:rPr>
                <w:rFonts w:ascii="Cambria" w:hAnsi="Cambria"/>
                <w:b/>
                <w:i/>
                <w:sz w:val="36"/>
                <w:szCs w:val="36"/>
              </w:rPr>
              <w:t>SUMMER TRAINING</w:t>
            </w:r>
          </w:p>
        </w:tc>
      </w:tr>
    </w:tbl>
    <w:p w:rsidR="001564E4" w:rsidRDefault="001564E4" w:rsidP="001564E4">
      <w:pPr>
        <w:tabs>
          <w:tab w:val="left" w:pos="5145"/>
        </w:tabs>
        <w:rPr>
          <w:sz w:val="22"/>
          <w:szCs w:val="22"/>
        </w:rPr>
      </w:pPr>
    </w:p>
    <w:p w:rsidR="00811EEC" w:rsidRDefault="00811EEC" w:rsidP="001564E4">
      <w:pPr>
        <w:tabs>
          <w:tab w:val="left" w:pos="5145"/>
        </w:tabs>
        <w:rPr>
          <w:sz w:val="22"/>
          <w:szCs w:val="22"/>
        </w:rPr>
      </w:pPr>
    </w:p>
    <w:p w:rsidR="001564E4" w:rsidRDefault="00811EEC" w:rsidP="008F54E3">
      <w:pPr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Worked </w:t>
      </w:r>
      <w:r w:rsidR="00E37113">
        <w:rPr>
          <w:sz w:val="28"/>
          <w:szCs w:val="28"/>
        </w:rPr>
        <w:t xml:space="preserve"> with</w:t>
      </w:r>
      <w:proofErr w:type="gramEnd"/>
      <w:r w:rsidR="00E37113">
        <w:rPr>
          <w:sz w:val="28"/>
          <w:szCs w:val="28"/>
        </w:rPr>
        <w:t xml:space="preserve"> </w:t>
      </w:r>
      <w:r w:rsidR="00E37113" w:rsidRPr="0009098A">
        <w:rPr>
          <w:rFonts w:asciiTheme="majorHAnsi" w:hAnsiTheme="majorHAnsi"/>
          <w:b/>
          <w:sz w:val="28"/>
          <w:szCs w:val="28"/>
        </w:rPr>
        <w:t>Clutch Auto Company</w:t>
      </w:r>
      <w:r w:rsidR="00E37113">
        <w:rPr>
          <w:sz w:val="28"/>
          <w:szCs w:val="28"/>
        </w:rPr>
        <w:t xml:space="preserve"> in Faridabad </w:t>
      </w:r>
      <w:r w:rsidR="0009098A">
        <w:rPr>
          <w:sz w:val="28"/>
          <w:szCs w:val="28"/>
        </w:rPr>
        <w:t>during summer training.</w:t>
      </w:r>
    </w:p>
    <w:p w:rsidR="00B75018" w:rsidRDefault="00B75018" w:rsidP="00B70555">
      <w:pPr>
        <w:ind w:left="360"/>
        <w:rPr>
          <w:sz w:val="28"/>
          <w:szCs w:val="28"/>
        </w:rPr>
      </w:pPr>
    </w:p>
    <w:p w:rsidR="00373F16" w:rsidRPr="00B75018" w:rsidRDefault="00B75018" w:rsidP="008F54E3">
      <w:pPr>
        <w:pStyle w:val="ListParagraph"/>
        <w:numPr>
          <w:ilvl w:val="0"/>
          <w:numId w:val="17"/>
        </w:numPr>
        <w:rPr>
          <w:b/>
          <w:i/>
          <w:sz w:val="28"/>
          <w:szCs w:val="28"/>
        </w:rPr>
      </w:pPr>
      <w:r w:rsidRPr="00B75018">
        <w:rPr>
          <w:sz w:val="28"/>
          <w:szCs w:val="28"/>
        </w:rPr>
        <w:t>Position</w:t>
      </w:r>
      <w:r w:rsidR="00923D17" w:rsidRPr="00B75018">
        <w:rPr>
          <w:sz w:val="28"/>
          <w:szCs w:val="28"/>
        </w:rPr>
        <w:t>:</w:t>
      </w:r>
      <w:r w:rsidR="00E37113" w:rsidRPr="00B75018">
        <w:rPr>
          <w:sz w:val="28"/>
          <w:szCs w:val="28"/>
        </w:rPr>
        <w:t xml:space="preserve"> </w:t>
      </w:r>
      <w:r w:rsidR="00E37113" w:rsidRPr="00B75018">
        <w:rPr>
          <w:b/>
          <w:i/>
          <w:sz w:val="28"/>
          <w:szCs w:val="28"/>
        </w:rPr>
        <w:t>Trainee</w:t>
      </w:r>
    </w:p>
    <w:p w:rsidR="00B75018" w:rsidRDefault="00B75018" w:rsidP="00B75018">
      <w:pPr>
        <w:ind w:left="360"/>
        <w:rPr>
          <w:rStyle w:val="Strong"/>
          <w:bCs w:val="0"/>
          <w:i/>
          <w:sz w:val="28"/>
          <w:szCs w:val="28"/>
        </w:rPr>
      </w:pPr>
    </w:p>
    <w:p w:rsidR="00B75018" w:rsidRPr="008D3B9A" w:rsidRDefault="001564E4" w:rsidP="00B75018">
      <w:pPr>
        <w:ind w:left="360"/>
        <w:rPr>
          <w:rStyle w:val="Strong"/>
          <w:b w:val="0"/>
          <w:bCs w:val="0"/>
          <w:sz w:val="28"/>
          <w:szCs w:val="28"/>
        </w:rPr>
      </w:pPr>
      <w:r w:rsidRPr="008D3B9A">
        <w:rPr>
          <w:rStyle w:val="Strong"/>
          <w:b w:val="0"/>
          <w:bCs w:val="0"/>
          <w:sz w:val="28"/>
          <w:szCs w:val="28"/>
        </w:rPr>
        <w:t>RESPOSIBILITIES</w:t>
      </w:r>
      <w:r w:rsidR="00B75018" w:rsidRPr="008D3B9A">
        <w:rPr>
          <w:rStyle w:val="Strong"/>
          <w:b w:val="0"/>
          <w:bCs w:val="0"/>
          <w:sz w:val="28"/>
          <w:szCs w:val="28"/>
        </w:rPr>
        <w:t>:-</w:t>
      </w:r>
    </w:p>
    <w:p w:rsidR="00B75018" w:rsidRPr="00B75018" w:rsidRDefault="008F6DF3" w:rsidP="008F54E3">
      <w:pPr>
        <w:pStyle w:val="ListParagraph"/>
        <w:numPr>
          <w:ilvl w:val="0"/>
          <w:numId w:val="16"/>
        </w:numPr>
        <w:rPr>
          <w:rStyle w:val="Strong"/>
          <w:b w:val="0"/>
          <w:bCs w:val="0"/>
          <w:i/>
          <w:sz w:val="28"/>
          <w:szCs w:val="28"/>
        </w:rPr>
      </w:pPr>
      <w:r w:rsidRPr="00B75018">
        <w:rPr>
          <w:rStyle w:val="Strong"/>
          <w:b w:val="0"/>
          <w:bCs w:val="0"/>
          <w:sz w:val="28"/>
          <w:szCs w:val="28"/>
        </w:rPr>
        <w:t>Look after the administrative work.</w:t>
      </w:r>
    </w:p>
    <w:p w:rsidR="008F6DF3" w:rsidRPr="00B75018" w:rsidRDefault="008F6DF3" w:rsidP="008F54E3">
      <w:pPr>
        <w:pStyle w:val="ListParagraph"/>
        <w:numPr>
          <w:ilvl w:val="0"/>
          <w:numId w:val="16"/>
        </w:numPr>
        <w:rPr>
          <w:rStyle w:val="Strong"/>
          <w:bCs w:val="0"/>
          <w:i/>
          <w:sz w:val="28"/>
          <w:szCs w:val="28"/>
        </w:rPr>
      </w:pPr>
      <w:proofErr w:type="gramStart"/>
      <w:r w:rsidRPr="00B75018">
        <w:rPr>
          <w:rStyle w:val="Strong"/>
          <w:b w:val="0"/>
          <w:bCs w:val="0"/>
          <w:sz w:val="28"/>
          <w:szCs w:val="28"/>
        </w:rPr>
        <w:t>Liaison with recruitment department</w:t>
      </w:r>
      <w:r w:rsidRPr="00B75018">
        <w:rPr>
          <w:rStyle w:val="Strong"/>
          <w:bCs w:val="0"/>
          <w:sz w:val="28"/>
          <w:szCs w:val="28"/>
        </w:rPr>
        <w:t>.</w:t>
      </w:r>
      <w:proofErr w:type="gramEnd"/>
    </w:p>
    <w:p w:rsidR="00E37113" w:rsidRDefault="00E37113" w:rsidP="00B75018">
      <w:pPr>
        <w:rPr>
          <w:rStyle w:val="Strong"/>
          <w:bCs w:val="0"/>
          <w:sz w:val="28"/>
          <w:szCs w:val="28"/>
        </w:rPr>
      </w:pPr>
    </w:p>
    <w:p w:rsidR="008F6DF3" w:rsidRDefault="008F6DF3" w:rsidP="008F6DF3">
      <w:pPr>
        <w:rPr>
          <w:rStyle w:val="Strong"/>
          <w:bCs w:val="0"/>
          <w:sz w:val="28"/>
          <w:szCs w:val="28"/>
        </w:rPr>
      </w:pPr>
    </w:p>
    <w:p w:rsidR="00537FEA" w:rsidRDefault="00537FEA" w:rsidP="00537FEA">
      <w:pPr>
        <w:pStyle w:val="ListBullet"/>
        <w:numPr>
          <w:ilvl w:val="0"/>
          <w:numId w:val="0"/>
        </w:numPr>
        <w:ind w:left="567" w:hanging="567"/>
        <w:rPr>
          <w:rFonts w:ascii="Times New Roman" w:hAnsi="Times New Roman"/>
          <w:sz w:val="24"/>
          <w:szCs w:val="24"/>
        </w:rPr>
      </w:pPr>
    </w:p>
    <w:p w:rsidR="00A07CF8" w:rsidRDefault="00A07CF8" w:rsidP="00A07CF8">
      <w:pPr>
        <w:shd w:val="clear" w:color="auto" w:fill="FFFFFF"/>
        <w:spacing w:line="390" w:lineRule="atLeast"/>
        <w:ind w:left="45" w:right="45"/>
        <w:rPr>
          <w:color w:val="000000"/>
          <w:sz w:val="28"/>
          <w:szCs w:val="28"/>
        </w:rPr>
      </w:pPr>
    </w:p>
    <w:p w:rsidR="00A07CF8" w:rsidRDefault="00A07CF8" w:rsidP="00A07CF8">
      <w:p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33"/>
      </w:tblGrid>
      <w:tr w:rsidR="004A61FF" w:rsidRPr="0009098A" w:rsidTr="00FF503E">
        <w:trPr>
          <w:trHeight w:val="384"/>
        </w:trPr>
        <w:tc>
          <w:tcPr>
            <w:tcW w:w="9433" w:type="dxa"/>
          </w:tcPr>
          <w:p w:rsidR="004A61FF" w:rsidRPr="0009098A" w:rsidRDefault="004A61FF" w:rsidP="00FF503E">
            <w:pPr>
              <w:tabs>
                <w:tab w:val="left" w:pos="5145"/>
              </w:tabs>
              <w:rPr>
                <w:rFonts w:ascii="Cambria" w:hAnsi="Cambria"/>
                <w:b/>
                <w:i/>
                <w:sz w:val="36"/>
                <w:szCs w:val="36"/>
              </w:rPr>
            </w:pPr>
            <w:r>
              <w:rPr>
                <w:rFonts w:ascii="Cambria" w:hAnsi="Cambria"/>
                <w:b/>
                <w:i/>
                <w:sz w:val="36"/>
                <w:szCs w:val="36"/>
              </w:rPr>
              <w:t>COMPUTER KNOWLEDGE</w:t>
            </w:r>
          </w:p>
        </w:tc>
      </w:tr>
    </w:tbl>
    <w:p w:rsidR="00B70555" w:rsidRDefault="00B70555" w:rsidP="00B70555">
      <w:pPr>
        <w:shd w:val="clear" w:color="auto" w:fill="FFFFFF"/>
        <w:spacing w:line="390" w:lineRule="atLeast"/>
        <w:ind w:right="45"/>
        <w:jc w:val="both"/>
        <w:rPr>
          <w:color w:val="000000"/>
          <w:sz w:val="28"/>
          <w:szCs w:val="28"/>
        </w:rPr>
      </w:pPr>
    </w:p>
    <w:p w:rsidR="00A07CF8" w:rsidRPr="00B70555" w:rsidRDefault="00A07CF8" w:rsidP="008F54E3">
      <w:pPr>
        <w:pStyle w:val="ListParagraph"/>
        <w:numPr>
          <w:ilvl w:val="0"/>
          <w:numId w:val="8"/>
        </w:numPr>
        <w:shd w:val="clear" w:color="auto" w:fill="FFFFFF"/>
        <w:spacing w:line="390" w:lineRule="atLeast"/>
        <w:ind w:right="45"/>
        <w:jc w:val="both"/>
        <w:rPr>
          <w:color w:val="000000"/>
          <w:sz w:val="28"/>
          <w:szCs w:val="28"/>
        </w:rPr>
      </w:pPr>
      <w:r w:rsidRPr="00B70555">
        <w:rPr>
          <w:color w:val="000000"/>
          <w:sz w:val="28"/>
          <w:szCs w:val="28"/>
        </w:rPr>
        <w:t xml:space="preserve">Basic knowledge of  MS Office Word and MS </w:t>
      </w:r>
      <w:r w:rsidR="008D3B9A" w:rsidRPr="00B70555">
        <w:rPr>
          <w:color w:val="000000"/>
          <w:sz w:val="28"/>
          <w:szCs w:val="28"/>
        </w:rPr>
        <w:t>PowerPoint</w:t>
      </w:r>
    </w:p>
    <w:p w:rsidR="004A61FF" w:rsidRDefault="00A07CF8" w:rsidP="008E69C5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/>
          <w:sz w:val="28"/>
          <w:szCs w:val="28"/>
        </w:rPr>
      </w:pPr>
      <w:r w:rsidRPr="00A07CF8">
        <w:rPr>
          <w:rFonts w:ascii="Times New Roman" w:hAnsi="Times New Roman"/>
          <w:sz w:val="28"/>
          <w:szCs w:val="28"/>
        </w:rPr>
        <w:t>Presentation</w:t>
      </w:r>
      <w:r>
        <w:rPr>
          <w:rFonts w:ascii="Times New Roman" w:hAnsi="Times New Roman"/>
          <w:sz w:val="28"/>
          <w:szCs w:val="28"/>
        </w:rPr>
        <w:t>.</w:t>
      </w:r>
    </w:p>
    <w:p w:rsidR="008E69C5" w:rsidRDefault="008E69C5" w:rsidP="008E69C5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96"/>
      </w:tblGrid>
      <w:tr w:rsidR="004A61FF" w:rsidRPr="0009098A" w:rsidTr="00FF503E">
        <w:tc>
          <w:tcPr>
            <w:tcW w:w="9396" w:type="dxa"/>
          </w:tcPr>
          <w:p w:rsidR="004A61FF" w:rsidRPr="0009098A" w:rsidRDefault="004A61FF" w:rsidP="00FF503E">
            <w:pPr>
              <w:rPr>
                <w:rFonts w:ascii="Cambria" w:hAnsi="Cambria"/>
                <w:b/>
                <w:i/>
                <w:sz w:val="36"/>
                <w:szCs w:val="36"/>
              </w:rPr>
            </w:pPr>
            <w:r>
              <w:rPr>
                <w:rFonts w:ascii="Cambria" w:hAnsi="Cambria"/>
                <w:b/>
                <w:i/>
                <w:sz w:val="36"/>
                <w:szCs w:val="36"/>
              </w:rPr>
              <w:t>PERSONAL QUALITIES</w:t>
            </w:r>
          </w:p>
        </w:tc>
      </w:tr>
    </w:tbl>
    <w:p w:rsidR="004A61FF" w:rsidRDefault="004A61FF" w:rsidP="00332A80">
      <w:pPr>
        <w:pStyle w:val="ListBullet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</w:p>
    <w:p w:rsidR="004A61FF" w:rsidRPr="004A61FF" w:rsidRDefault="004A61FF" w:rsidP="008F54E3">
      <w:pPr>
        <w:numPr>
          <w:ilvl w:val="0"/>
          <w:numId w:val="7"/>
        </w:num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  <w:proofErr w:type="gramStart"/>
      <w:r w:rsidRPr="004A61FF">
        <w:rPr>
          <w:color w:val="000000"/>
          <w:sz w:val="28"/>
          <w:szCs w:val="28"/>
        </w:rPr>
        <w:t xml:space="preserve">Remarkable analytical, logical and </w:t>
      </w:r>
      <w:r w:rsidR="00332A80">
        <w:rPr>
          <w:color w:val="000000"/>
          <w:sz w:val="28"/>
          <w:szCs w:val="28"/>
        </w:rPr>
        <w:t>creative</w:t>
      </w:r>
      <w:r w:rsidRPr="004A61FF">
        <w:rPr>
          <w:color w:val="000000"/>
          <w:sz w:val="28"/>
          <w:szCs w:val="28"/>
        </w:rPr>
        <w:t xml:space="preserve"> skills.</w:t>
      </w:r>
      <w:proofErr w:type="gramEnd"/>
    </w:p>
    <w:p w:rsidR="004A61FF" w:rsidRPr="004A61FF" w:rsidRDefault="004A61FF" w:rsidP="008F54E3">
      <w:pPr>
        <w:numPr>
          <w:ilvl w:val="0"/>
          <w:numId w:val="7"/>
        </w:num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  <w:proofErr w:type="gramStart"/>
      <w:r w:rsidRPr="004A61FF">
        <w:rPr>
          <w:color w:val="000000"/>
          <w:sz w:val="28"/>
          <w:szCs w:val="28"/>
        </w:rPr>
        <w:t>Innovative in assessing the qualities of people.</w:t>
      </w:r>
      <w:proofErr w:type="gramEnd"/>
    </w:p>
    <w:p w:rsidR="004A61FF" w:rsidRPr="004A61FF" w:rsidRDefault="004A61FF" w:rsidP="008F54E3">
      <w:pPr>
        <w:numPr>
          <w:ilvl w:val="0"/>
          <w:numId w:val="7"/>
        </w:num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  <w:proofErr w:type="gramStart"/>
      <w:r w:rsidRPr="004A61FF">
        <w:rPr>
          <w:color w:val="000000"/>
          <w:sz w:val="28"/>
          <w:szCs w:val="28"/>
        </w:rPr>
        <w:t>Efficient in</w:t>
      </w:r>
      <w:r w:rsidR="008F54E3" w:rsidRPr="008F54E3">
        <w:rPr>
          <w:color w:val="000000"/>
          <w:sz w:val="28"/>
          <w:szCs w:val="28"/>
        </w:rPr>
        <w:t xml:space="preserve"> </w:t>
      </w:r>
      <w:r w:rsidR="008F54E3">
        <w:rPr>
          <w:color w:val="000000"/>
          <w:sz w:val="28"/>
          <w:szCs w:val="28"/>
        </w:rPr>
        <w:t>written and verbal communication.</w:t>
      </w:r>
      <w:proofErr w:type="gramEnd"/>
    </w:p>
    <w:p w:rsidR="004A61FF" w:rsidRDefault="008F54E3" w:rsidP="008F54E3">
      <w:pPr>
        <w:numPr>
          <w:ilvl w:val="0"/>
          <w:numId w:val="7"/>
        </w:num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Ability to motivate people and work in team.</w:t>
      </w:r>
      <w:proofErr w:type="gramEnd"/>
    </w:p>
    <w:p w:rsidR="00B12BFD" w:rsidRPr="008E69C5" w:rsidRDefault="008E69C5" w:rsidP="008F54E3">
      <w:pPr>
        <w:numPr>
          <w:ilvl w:val="0"/>
          <w:numId w:val="7"/>
        </w:numPr>
        <w:shd w:val="clear" w:color="auto" w:fill="FFFFFF"/>
        <w:spacing w:line="390" w:lineRule="atLeast"/>
        <w:ind w:right="4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Quick learner and adaptive.</w:t>
      </w:r>
      <w:proofErr w:type="gramEnd"/>
    </w:p>
    <w:p w:rsidR="00B75018" w:rsidRPr="00492C9B" w:rsidRDefault="00B75018" w:rsidP="00B75018">
      <w:pPr>
        <w:pStyle w:val="ListBullet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78"/>
      </w:tblGrid>
      <w:tr w:rsidR="00537FEA" w:rsidRPr="008A1D43" w:rsidTr="00EF0ED9">
        <w:tc>
          <w:tcPr>
            <w:tcW w:w="9378" w:type="dxa"/>
          </w:tcPr>
          <w:p w:rsidR="00537FEA" w:rsidRPr="0009098A" w:rsidRDefault="00537FEA" w:rsidP="00EF0ED9">
            <w:pPr>
              <w:pStyle w:val="ListBullet"/>
              <w:numPr>
                <w:ilvl w:val="0"/>
                <w:numId w:val="0"/>
              </w:numPr>
              <w:tabs>
                <w:tab w:val="left" w:pos="3765"/>
              </w:tabs>
              <w:rPr>
                <w:rFonts w:ascii="Cambria" w:hAnsi="Cambria"/>
                <w:b/>
                <w:i/>
                <w:sz w:val="36"/>
                <w:szCs w:val="36"/>
              </w:rPr>
            </w:pPr>
            <w:r w:rsidRPr="0009098A">
              <w:rPr>
                <w:rFonts w:ascii="Cambria" w:hAnsi="Cambria"/>
                <w:b/>
                <w:i/>
                <w:sz w:val="36"/>
                <w:szCs w:val="36"/>
              </w:rPr>
              <w:t>ACHIEVEMENTS</w:t>
            </w:r>
          </w:p>
        </w:tc>
      </w:tr>
    </w:tbl>
    <w:p w:rsidR="00537FEA" w:rsidRPr="00492C9B" w:rsidRDefault="00537FEA" w:rsidP="00537FEA">
      <w:pPr>
        <w:pStyle w:val="ListBullet"/>
        <w:numPr>
          <w:ilvl w:val="0"/>
          <w:numId w:val="0"/>
        </w:numPr>
        <w:ind w:left="567" w:hanging="567"/>
        <w:rPr>
          <w:rFonts w:ascii="Times New Roman" w:hAnsi="Times New Roman"/>
          <w:b/>
          <w:sz w:val="24"/>
          <w:szCs w:val="24"/>
        </w:rPr>
      </w:pPr>
    </w:p>
    <w:p w:rsidR="00537FEA" w:rsidRDefault="00537FEA" w:rsidP="008F54E3">
      <w:pPr>
        <w:pStyle w:val="ListBullet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Book of 23 poems published in class 10</w:t>
      </w:r>
      <w:r w:rsidRPr="00537FEA">
        <w:rPr>
          <w:rFonts w:ascii="Times New Roman" w:hAnsi="Times New Roman"/>
          <w:sz w:val="28"/>
          <w:szCs w:val="28"/>
          <w:vertAlign w:val="superscript"/>
        </w:rPr>
        <w:t>th</w:t>
      </w:r>
    </w:p>
    <w:p w:rsidR="00537FEA" w:rsidRDefault="00537FEA" w:rsidP="008F54E3">
      <w:pPr>
        <w:pStyle w:val="ListBullet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Winner of singing competition at college level</w:t>
      </w:r>
      <w:r w:rsidR="002F03E9">
        <w:rPr>
          <w:rFonts w:ascii="Times New Roman" w:hAnsi="Times New Roman"/>
          <w:sz w:val="28"/>
          <w:szCs w:val="28"/>
        </w:rPr>
        <w:t>.</w:t>
      </w:r>
    </w:p>
    <w:p w:rsidR="00EF0ED9" w:rsidRDefault="00B12BFD" w:rsidP="008F54E3">
      <w:pPr>
        <w:pStyle w:val="ListBullet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Winner of Hindi r</w:t>
      </w:r>
      <w:r w:rsidR="00EF0ED9" w:rsidRPr="00EF0ED9">
        <w:rPr>
          <w:rFonts w:ascii="Times New Roman" w:hAnsi="Times New Roman"/>
          <w:sz w:val="28"/>
          <w:szCs w:val="28"/>
        </w:rPr>
        <w:t>ecitation competition in Inter</w:t>
      </w:r>
      <w:r>
        <w:rPr>
          <w:rFonts w:ascii="Times New Roman" w:hAnsi="Times New Roman"/>
          <w:sz w:val="28"/>
          <w:szCs w:val="28"/>
        </w:rPr>
        <w:t>-</w:t>
      </w:r>
      <w:r w:rsidR="008E69C5">
        <w:rPr>
          <w:rFonts w:ascii="Times New Roman" w:hAnsi="Times New Roman"/>
          <w:sz w:val="28"/>
          <w:szCs w:val="28"/>
        </w:rPr>
        <w:t>Zone</w:t>
      </w:r>
      <w:r w:rsidR="00EF0ED9" w:rsidRPr="00EF0ED9">
        <w:rPr>
          <w:rFonts w:ascii="Times New Roman" w:hAnsi="Times New Roman"/>
          <w:sz w:val="28"/>
          <w:szCs w:val="28"/>
        </w:rPr>
        <w:t xml:space="preserve"> youth</w:t>
      </w:r>
      <w:r>
        <w:rPr>
          <w:rFonts w:ascii="Times New Roman" w:hAnsi="Times New Roman"/>
          <w:sz w:val="28"/>
          <w:szCs w:val="28"/>
        </w:rPr>
        <w:t xml:space="preserve"> festival</w:t>
      </w:r>
      <w:r w:rsidR="00EF0ED9">
        <w:rPr>
          <w:rFonts w:ascii="Times New Roman" w:hAnsi="Times New Roman"/>
          <w:sz w:val="28"/>
          <w:szCs w:val="28"/>
        </w:rPr>
        <w:t>.</w:t>
      </w:r>
    </w:p>
    <w:p w:rsidR="00DD64D4" w:rsidRDefault="00DD64D4" w:rsidP="00DD64D4">
      <w:pPr>
        <w:rPr>
          <w:rStyle w:val="Strong"/>
          <w:b w:val="0"/>
          <w:bCs w:val="0"/>
          <w:sz w:val="32"/>
          <w:szCs w:val="32"/>
        </w:rPr>
      </w:pPr>
    </w:p>
    <w:tbl>
      <w:tblPr>
        <w:tblpPr w:leftFromText="180" w:rightFromText="180" w:vertAnchor="text" w:horzAnchor="margin" w:tblpY="-70"/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08"/>
      </w:tblGrid>
      <w:tr w:rsidR="00213518" w:rsidRPr="0009098A" w:rsidTr="00213518">
        <w:trPr>
          <w:trHeight w:val="259"/>
        </w:trPr>
        <w:tc>
          <w:tcPr>
            <w:tcW w:w="9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518" w:rsidRPr="0009098A" w:rsidRDefault="00213518" w:rsidP="00FF503E">
            <w:pPr>
              <w:pStyle w:val="ListBullet"/>
              <w:numPr>
                <w:ilvl w:val="0"/>
                <w:numId w:val="0"/>
              </w:numPr>
              <w:tabs>
                <w:tab w:val="left" w:pos="3765"/>
              </w:tabs>
              <w:rPr>
                <w:rFonts w:ascii="Cambria" w:hAnsi="Cambria"/>
                <w:b/>
                <w:i/>
                <w:sz w:val="36"/>
                <w:szCs w:val="36"/>
              </w:rPr>
            </w:pPr>
            <w:r>
              <w:rPr>
                <w:rFonts w:ascii="Cambria" w:hAnsi="Cambria"/>
                <w:b/>
                <w:i/>
                <w:sz w:val="36"/>
                <w:szCs w:val="36"/>
              </w:rPr>
              <w:t>HOBBIES</w:t>
            </w:r>
          </w:p>
        </w:tc>
      </w:tr>
    </w:tbl>
    <w:p w:rsidR="000B3523" w:rsidRDefault="00A07CF8" w:rsidP="008F54E3">
      <w:pPr>
        <w:pStyle w:val="ListBullet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Reading and w</w:t>
      </w:r>
      <w:r w:rsidR="00BC4597">
        <w:rPr>
          <w:rFonts w:ascii="Times New Roman" w:hAnsi="Times New Roman"/>
          <w:sz w:val="28"/>
          <w:szCs w:val="28"/>
        </w:rPr>
        <w:t>riting poems and stories.</w:t>
      </w:r>
    </w:p>
    <w:p w:rsidR="00BC4597" w:rsidRDefault="00BC4597" w:rsidP="008F54E3">
      <w:pPr>
        <w:pStyle w:val="ListBullet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Listening music and singing. </w:t>
      </w:r>
    </w:p>
    <w:p w:rsidR="00BC4597" w:rsidRDefault="00BC4597" w:rsidP="008F54E3">
      <w:pPr>
        <w:pStyle w:val="ListBullet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Spending time with nature.</w:t>
      </w:r>
    </w:p>
    <w:p w:rsidR="00BC4597" w:rsidRDefault="00BC4597" w:rsidP="008F54E3">
      <w:pPr>
        <w:pStyle w:val="ListBullet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Playing chess and badminton in free time.</w:t>
      </w:r>
    </w:p>
    <w:p w:rsidR="00BC4597" w:rsidRDefault="00BC4597" w:rsidP="008F54E3">
      <w:pPr>
        <w:pStyle w:val="ListBullet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Travelling various places and exploring different cultures.</w:t>
      </w:r>
    </w:p>
    <w:p w:rsidR="008D3B9A" w:rsidRPr="008D3B9A" w:rsidRDefault="008D3B9A" w:rsidP="008D3B9A">
      <w:pPr>
        <w:pStyle w:val="ListBullet"/>
        <w:numPr>
          <w:ilvl w:val="0"/>
          <w:numId w:val="0"/>
        </w:numPr>
        <w:tabs>
          <w:tab w:val="left" w:pos="720"/>
          <w:tab w:val="left" w:pos="1440"/>
          <w:tab w:val="left" w:pos="2160"/>
          <w:tab w:val="left" w:pos="3420"/>
          <w:tab w:val="left" w:pos="3990"/>
        </w:tabs>
        <w:ind w:left="720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96"/>
      </w:tblGrid>
      <w:tr w:rsidR="00213518" w:rsidRPr="0009098A" w:rsidTr="00FF503E">
        <w:tc>
          <w:tcPr>
            <w:tcW w:w="9396" w:type="dxa"/>
          </w:tcPr>
          <w:p w:rsidR="00213518" w:rsidRPr="0009098A" w:rsidRDefault="00213518" w:rsidP="00FF503E">
            <w:pPr>
              <w:rPr>
                <w:rFonts w:ascii="Cambria" w:hAnsi="Cambria"/>
                <w:b/>
                <w:i/>
                <w:sz w:val="36"/>
                <w:szCs w:val="36"/>
              </w:rPr>
            </w:pPr>
            <w:r>
              <w:rPr>
                <w:rFonts w:ascii="Cambria" w:hAnsi="Cambria"/>
                <w:b/>
                <w:i/>
                <w:sz w:val="36"/>
                <w:szCs w:val="36"/>
              </w:rPr>
              <w:t>PERSONAL DETAILS</w:t>
            </w:r>
          </w:p>
        </w:tc>
      </w:tr>
    </w:tbl>
    <w:p w:rsidR="00213518" w:rsidRDefault="00213518" w:rsidP="00213518">
      <w:pPr>
        <w:pStyle w:val="ListBullet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</w:p>
    <w:p w:rsidR="00BC4597" w:rsidRPr="00213518" w:rsidRDefault="00213518" w:rsidP="008F54E3">
      <w:pPr>
        <w:pStyle w:val="ListBullet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 w:rsidRPr="00213518">
        <w:rPr>
          <w:rFonts w:ascii="Times New Roman" w:hAnsi="Times New Roman"/>
          <w:sz w:val="28"/>
          <w:szCs w:val="28"/>
        </w:rPr>
        <w:t xml:space="preserve">Nationality- Indian </w:t>
      </w:r>
    </w:p>
    <w:p w:rsidR="000973B4" w:rsidRPr="00C56256" w:rsidRDefault="000973B4" w:rsidP="008F54E3">
      <w:pPr>
        <w:pStyle w:val="ListBulle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C56256">
        <w:rPr>
          <w:rFonts w:ascii="Times New Roman" w:hAnsi="Times New Roman"/>
          <w:sz w:val="28"/>
          <w:szCs w:val="28"/>
        </w:rPr>
        <w:t>Languag</w:t>
      </w:r>
      <w:r w:rsidR="008615EF">
        <w:rPr>
          <w:rFonts w:ascii="Times New Roman" w:hAnsi="Times New Roman"/>
          <w:sz w:val="28"/>
          <w:szCs w:val="28"/>
        </w:rPr>
        <w:t xml:space="preserve">e known </w:t>
      </w:r>
      <w:r w:rsidR="00D319AB" w:rsidRPr="00C56256">
        <w:rPr>
          <w:rFonts w:ascii="Times New Roman" w:hAnsi="Times New Roman"/>
          <w:sz w:val="28"/>
          <w:szCs w:val="28"/>
        </w:rPr>
        <w:t xml:space="preserve">- </w:t>
      </w:r>
      <w:r w:rsidR="008F6DF3">
        <w:rPr>
          <w:rFonts w:ascii="Times New Roman" w:hAnsi="Times New Roman"/>
          <w:sz w:val="28"/>
          <w:szCs w:val="28"/>
        </w:rPr>
        <w:t>English,</w:t>
      </w:r>
      <w:r w:rsidR="008615EF">
        <w:rPr>
          <w:rFonts w:ascii="Times New Roman" w:hAnsi="Times New Roman"/>
          <w:sz w:val="28"/>
          <w:szCs w:val="28"/>
        </w:rPr>
        <w:t xml:space="preserve"> </w:t>
      </w:r>
      <w:r w:rsidR="008F6DF3">
        <w:rPr>
          <w:rFonts w:ascii="Times New Roman" w:hAnsi="Times New Roman"/>
          <w:sz w:val="28"/>
          <w:szCs w:val="28"/>
        </w:rPr>
        <w:t>Hindi &amp; Punjabi</w:t>
      </w:r>
    </w:p>
    <w:p w:rsidR="000973B4" w:rsidRPr="00C56256" w:rsidRDefault="000973B4" w:rsidP="00CD5891">
      <w:pPr>
        <w:pStyle w:val="ListBullet"/>
        <w:numPr>
          <w:ilvl w:val="0"/>
          <w:numId w:val="0"/>
        </w:numPr>
        <w:ind w:left="567" w:hanging="567"/>
        <w:rPr>
          <w:rFonts w:ascii="Times New Roman" w:hAnsi="Times New Roman"/>
          <w:sz w:val="28"/>
          <w:szCs w:val="28"/>
        </w:rPr>
      </w:pPr>
    </w:p>
    <w:p w:rsidR="004143C7" w:rsidRPr="00C56256" w:rsidRDefault="004143C7" w:rsidP="004143C7">
      <w:pPr>
        <w:pStyle w:val="ListBullet"/>
        <w:numPr>
          <w:ilvl w:val="0"/>
          <w:numId w:val="0"/>
        </w:numPr>
        <w:tabs>
          <w:tab w:val="left" w:pos="4110"/>
        </w:tabs>
        <w:ind w:left="567" w:hanging="567"/>
        <w:rPr>
          <w:rFonts w:ascii="Times New Roman" w:hAnsi="Times New Roman"/>
          <w:sz w:val="28"/>
          <w:szCs w:val="28"/>
        </w:rPr>
      </w:pPr>
    </w:p>
    <w:p w:rsidR="004143C7" w:rsidRPr="00C56256" w:rsidRDefault="004143C7" w:rsidP="004143C7">
      <w:pPr>
        <w:pStyle w:val="ListBullet"/>
        <w:numPr>
          <w:ilvl w:val="0"/>
          <w:numId w:val="0"/>
        </w:numPr>
        <w:tabs>
          <w:tab w:val="left" w:pos="4110"/>
        </w:tabs>
        <w:ind w:left="567" w:hanging="567"/>
        <w:rPr>
          <w:rFonts w:ascii="Times New Roman" w:hAnsi="Times New Roman"/>
          <w:sz w:val="28"/>
          <w:szCs w:val="28"/>
        </w:rPr>
      </w:pPr>
    </w:p>
    <w:p w:rsidR="004143C7" w:rsidRPr="008E69C5" w:rsidRDefault="004143C7" w:rsidP="004143C7">
      <w:pPr>
        <w:rPr>
          <w:b/>
          <w:sz w:val="32"/>
          <w:szCs w:val="32"/>
        </w:rPr>
      </w:pPr>
      <w:r w:rsidRPr="008E69C5">
        <w:rPr>
          <w:b/>
          <w:sz w:val="32"/>
          <w:szCs w:val="32"/>
        </w:rPr>
        <w:t>I declare that the information and facts stated above a</w:t>
      </w:r>
      <w:r w:rsidR="007C7E37" w:rsidRPr="008E69C5">
        <w:rPr>
          <w:b/>
          <w:sz w:val="32"/>
          <w:szCs w:val="32"/>
        </w:rPr>
        <w:t>re</w:t>
      </w:r>
      <w:r w:rsidRPr="008E69C5">
        <w:rPr>
          <w:b/>
          <w:sz w:val="32"/>
          <w:szCs w:val="32"/>
        </w:rPr>
        <w:t xml:space="preserve"> true and correct to the best of my knowledge and belief.</w:t>
      </w:r>
    </w:p>
    <w:p w:rsidR="004143C7" w:rsidRPr="008E69C5" w:rsidRDefault="004143C7" w:rsidP="004143C7">
      <w:pPr>
        <w:ind w:left="-1440"/>
        <w:rPr>
          <w:b/>
          <w:sz w:val="32"/>
          <w:szCs w:val="32"/>
        </w:rPr>
      </w:pPr>
    </w:p>
    <w:p w:rsidR="00662E8B" w:rsidRPr="00C56256" w:rsidRDefault="00662E8B" w:rsidP="00CD5891">
      <w:pPr>
        <w:pStyle w:val="ListBullet"/>
        <w:keepLines/>
        <w:numPr>
          <w:ilvl w:val="0"/>
          <w:numId w:val="0"/>
        </w:numPr>
        <w:ind w:left="357"/>
        <w:rPr>
          <w:rFonts w:ascii="Times New Roman" w:hAnsi="Times New Roman"/>
          <w:bCs/>
          <w:color w:val="000000"/>
          <w:sz w:val="28"/>
          <w:szCs w:val="28"/>
          <w:lang w:val="en-US" w:eastAsia="en-US"/>
        </w:rPr>
      </w:pPr>
    </w:p>
    <w:p w:rsidR="00662E8B" w:rsidRPr="00C56256" w:rsidRDefault="00662E8B" w:rsidP="00CD5891">
      <w:pPr>
        <w:pStyle w:val="ListBullet"/>
        <w:keepLines/>
        <w:numPr>
          <w:ilvl w:val="0"/>
          <w:numId w:val="0"/>
        </w:numPr>
        <w:ind w:left="567" w:hanging="567"/>
        <w:rPr>
          <w:rFonts w:ascii="Times New Roman" w:hAnsi="Times New Roman"/>
          <w:b/>
          <w:color w:val="000000"/>
          <w:sz w:val="28"/>
          <w:szCs w:val="28"/>
          <w:u w:val="single"/>
        </w:rPr>
      </w:pPr>
    </w:p>
    <w:p w:rsidR="00662E8B" w:rsidRPr="00C56256" w:rsidRDefault="00662E8B" w:rsidP="00CD5891">
      <w:pPr>
        <w:pStyle w:val="ListBullet"/>
        <w:keepLines/>
        <w:numPr>
          <w:ilvl w:val="0"/>
          <w:numId w:val="0"/>
        </w:numPr>
        <w:ind w:left="567" w:hanging="567"/>
        <w:rPr>
          <w:rFonts w:ascii="Times New Roman" w:hAnsi="Times New Roman"/>
          <w:bCs/>
          <w:color w:val="000000"/>
          <w:sz w:val="28"/>
          <w:szCs w:val="28"/>
          <w:lang w:val="en-US" w:eastAsia="en-US"/>
        </w:rPr>
      </w:pPr>
    </w:p>
    <w:p w:rsidR="00662E8B" w:rsidRPr="00C56256" w:rsidRDefault="001F1D6E" w:rsidP="00CD5891">
      <w:pPr>
        <w:tabs>
          <w:tab w:val="left" w:pos="3600"/>
          <w:tab w:val="left" w:pos="4320"/>
        </w:tabs>
        <w:rPr>
          <w:sz w:val="28"/>
          <w:szCs w:val="28"/>
        </w:rPr>
      </w:pPr>
      <w:bookmarkStart w:id="1" w:name="_GoBack"/>
      <w:bookmarkEnd w:id="1"/>
      <w:r>
        <w:rPr>
          <w:sz w:val="28"/>
          <w:szCs w:val="28"/>
        </w:rPr>
        <w:t>CHITWAN</w:t>
      </w:r>
      <w:r w:rsidR="008615EF">
        <w:rPr>
          <w:sz w:val="28"/>
          <w:szCs w:val="28"/>
        </w:rPr>
        <w:t xml:space="preserve"> SHARMA</w:t>
      </w:r>
      <w:r w:rsidR="00DC50CD" w:rsidRPr="00C56256">
        <w:rPr>
          <w:sz w:val="28"/>
          <w:szCs w:val="28"/>
        </w:rPr>
        <w:t xml:space="preserve">               </w:t>
      </w:r>
    </w:p>
    <w:sectPr w:rsidR="00662E8B" w:rsidRPr="00C56256" w:rsidSect="00A0713D">
      <w:pgSz w:w="11909" w:h="16834" w:code="9"/>
      <w:pgMar w:top="720" w:right="1289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rclays Serif">
    <w:altName w:val="Trebuchet MS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D267C4E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">
    <w:nsid w:val="019C6C61"/>
    <w:multiLevelType w:val="hybridMultilevel"/>
    <w:tmpl w:val="20025CF4"/>
    <w:lvl w:ilvl="0" w:tplc="16CE3260">
      <w:start w:val="1"/>
      <w:numFmt w:val="bullet"/>
      <w:lvlText w:val="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D8451E"/>
    <w:multiLevelType w:val="hybridMultilevel"/>
    <w:tmpl w:val="C7E2BA7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9F7BEE"/>
    <w:multiLevelType w:val="multilevel"/>
    <w:tmpl w:val="D41A92E6"/>
    <w:lvl w:ilvl="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3F7A26"/>
    <w:multiLevelType w:val="hybridMultilevel"/>
    <w:tmpl w:val="A7BC6EA4"/>
    <w:lvl w:ilvl="0" w:tplc="EA2093AA">
      <w:start w:val="1"/>
      <w:numFmt w:val="bullet"/>
      <w:lvlText w:val="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B4497"/>
    <w:multiLevelType w:val="hybridMultilevel"/>
    <w:tmpl w:val="44B42868"/>
    <w:lvl w:ilvl="0" w:tplc="E376DAA0">
      <w:start w:val="1"/>
      <w:numFmt w:val="bullet"/>
      <w:lvlText w:val="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9E372B"/>
    <w:multiLevelType w:val="hybridMultilevel"/>
    <w:tmpl w:val="7B8077B8"/>
    <w:lvl w:ilvl="0" w:tplc="182A71CA">
      <w:start w:val="1"/>
      <w:numFmt w:val="bullet"/>
      <w:lvlText w:val="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312FD5"/>
    <w:multiLevelType w:val="hybridMultilevel"/>
    <w:tmpl w:val="7FEAD14C"/>
    <w:lvl w:ilvl="0" w:tplc="128CC490">
      <w:start w:val="1"/>
      <w:numFmt w:val="bullet"/>
      <w:lvlText w:val=""/>
      <w:lvlJc w:val="left"/>
      <w:pPr>
        <w:ind w:left="108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834EBB"/>
    <w:multiLevelType w:val="hybridMultilevel"/>
    <w:tmpl w:val="3AB6A074"/>
    <w:lvl w:ilvl="0" w:tplc="D45088B0">
      <w:start w:val="1"/>
      <w:numFmt w:val="bullet"/>
      <w:lvlText w:val="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970B5F"/>
    <w:multiLevelType w:val="hybridMultilevel"/>
    <w:tmpl w:val="F03495AE"/>
    <w:lvl w:ilvl="0" w:tplc="FF0E4DBC">
      <w:start w:val="1"/>
      <w:numFmt w:val="bullet"/>
      <w:lvlText w:val="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894362"/>
    <w:multiLevelType w:val="hybridMultilevel"/>
    <w:tmpl w:val="6C92B4A8"/>
    <w:lvl w:ilvl="0" w:tplc="AB42AEF6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E41263"/>
    <w:multiLevelType w:val="hybridMultilevel"/>
    <w:tmpl w:val="481E1426"/>
    <w:lvl w:ilvl="0" w:tplc="3028FE76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E62CBB"/>
    <w:multiLevelType w:val="hybridMultilevel"/>
    <w:tmpl w:val="55703604"/>
    <w:lvl w:ilvl="0" w:tplc="BC72DD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C5691E"/>
    <w:multiLevelType w:val="hybridMultilevel"/>
    <w:tmpl w:val="07164DC2"/>
    <w:lvl w:ilvl="0" w:tplc="FB08F848">
      <w:start w:val="1"/>
      <w:numFmt w:val="bullet"/>
      <w:lvlText w:val="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786511"/>
    <w:multiLevelType w:val="hybridMultilevel"/>
    <w:tmpl w:val="F40AA362"/>
    <w:lvl w:ilvl="0" w:tplc="C97C1D12">
      <w:start w:val="1"/>
      <w:numFmt w:val="bullet"/>
      <w:lvlText w:val="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>
    <w:nsid w:val="476F20AF"/>
    <w:multiLevelType w:val="hybridMultilevel"/>
    <w:tmpl w:val="179C3ABC"/>
    <w:lvl w:ilvl="0" w:tplc="BC72DD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632F81"/>
    <w:multiLevelType w:val="hybridMultilevel"/>
    <w:tmpl w:val="23B66C64"/>
    <w:lvl w:ilvl="0" w:tplc="296A1FA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AF17DB"/>
    <w:multiLevelType w:val="hybridMultilevel"/>
    <w:tmpl w:val="DB34F1A4"/>
    <w:lvl w:ilvl="0" w:tplc="D45088B0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B243DB"/>
    <w:multiLevelType w:val="hybridMultilevel"/>
    <w:tmpl w:val="B2A84C1C"/>
    <w:lvl w:ilvl="0" w:tplc="85823A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FE1E55"/>
    <w:multiLevelType w:val="hybridMultilevel"/>
    <w:tmpl w:val="AC3AB690"/>
    <w:lvl w:ilvl="0" w:tplc="E9423AEC">
      <w:start w:val="1"/>
      <w:numFmt w:val="bullet"/>
      <w:lvlText w:val="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F17472"/>
    <w:multiLevelType w:val="hybridMultilevel"/>
    <w:tmpl w:val="1AE04F16"/>
    <w:lvl w:ilvl="0" w:tplc="D83E59D0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E72FE6"/>
    <w:multiLevelType w:val="hybridMultilevel"/>
    <w:tmpl w:val="9F82B058"/>
    <w:lvl w:ilvl="0" w:tplc="1346D20C">
      <w:start w:val="1"/>
      <w:numFmt w:val="bullet"/>
      <w:lvlText w:val="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1"/>
  </w:num>
  <w:num w:numId="4">
    <w:abstractNumId w:val="15"/>
  </w:num>
  <w:num w:numId="5">
    <w:abstractNumId w:val="12"/>
  </w:num>
  <w:num w:numId="6">
    <w:abstractNumId w:val="14"/>
  </w:num>
  <w:num w:numId="7">
    <w:abstractNumId w:val="3"/>
  </w:num>
  <w:num w:numId="8">
    <w:abstractNumId w:val="10"/>
  </w:num>
  <w:num w:numId="9">
    <w:abstractNumId w:val="9"/>
  </w:num>
  <w:num w:numId="10">
    <w:abstractNumId w:val="20"/>
  </w:num>
  <w:num w:numId="11">
    <w:abstractNumId w:val="13"/>
  </w:num>
  <w:num w:numId="12">
    <w:abstractNumId w:val="18"/>
  </w:num>
  <w:num w:numId="13">
    <w:abstractNumId w:val="16"/>
  </w:num>
  <w:num w:numId="14">
    <w:abstractNumId w:val="5"/>
  </w:num>
  <w:num w:numId="15">
    <w:abstractNumId w:val="8"/>
  </w:num>
  <w:num w:numId="16">
    <w:abstractNumId w:val="2"/>
  </w:num>
  <w:num w:numId="17">
    <w:abstractNumId w:val="7"/>
  </w:num>
  <w:num w:numId="18">
    <w:abstractNumId w:val="17"/>
  </w:num>
  <w:num w:numId="19">
    <w:abstractNumId w:val="21"/>
  </w:num>
  <w:num w:numId="20">
    <w:abstractNumId w:val="6"/>
  </w:num>
  <w:num w:numId="21">
    <w:abstractNumId w:val="4"/>
  </w:num>
  <w:num w:numId="22">
    <w:abstractNumId w:val="1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stylePaneFormatFilter w:val="3F01"/>
  <w:defaultTabStop w:val="720"/>
  <w:characterSpacingControl w:val="doNotCompress"/>
  <w:compat/>
  <w:rsids>
    <w:rsidRoot w:val="00083D7E"/>
    <w:rsid w:val="000203B0"/>
    <w:rsid w:val="000212E7"/>
    <w:rsid w:val="000252A0"/>
    <w:rsid w:val="00047EB4"/>
    <w:rsid w:val="00051B5D"/>
    <w:rsid w:val="00060EE5"/>
    <w:rsid w:val="00066265"/>
    <w:rsid w:val="00073AC2"/>
    <w:rsid w:val="00083D7E"/>
    <w:rsid w:val="0009098A"/>
    <w:rsid w:val="000973B4"/>
    <w:rsid w:val="000A6454"/>
    <w:rsid w:val="000B1B4F"/>
    <w:rsid w:val="000B3523"/>
    <w:rsid w:val="000B7081"/>
    <w:rsid w:val="000F1A52"/>
    <w:rsid w:val="000F7BEA"/>
    <w:rsid w:val="00103806"/>
    <w:rsid w:val="0010598C"/>
    <w:rsid w:val="001123DD"/>
    <w:rsid w:val="00142E41"/>
    <w:rsid w:val="001564E4"/>
    <w:rsid w:val="00165A38"/>
    <w:rsid w:val="00180E72"/>
    <w:rsid w:val="001A00DA"/>
    <w:rsid w:val="001B1190"/>
    <w:rsid w:val="001C2A44"/>
    <w:rsid w:val="001D5669"/>
    <w:rsid w:val="001E098E"/>
    <w:rsid w:val="001E5B55"/>
    <w:rsid w:val="001F1D6E"/>
    <w:rsid w:val="001F21B9"/>
    <w:rsid w:val="00213518"/>
    <w:rsid w:val="00221A95"/>
    <w:rsid w:val="00224FF3"/>
    <w:rsid w:val="00271F97"/>
    <w:rsid w:val="0028228F"/>
    <w:rsid w:val="00292AA2"/>
    <w:rsid w:val="002945E7"/>
    <w:rsid w:val="0029581B"/>
    <w:rsid w:val="002A692A"/>
    <w:rsid w:val="002B5020"/>
    <w:rsid w:val="002B5183"/>
    <w:rsid w:val="002B7C19"/>
    <w:rsid w:val="002D383A"/>
    <w:rsid w:val="002E2054"/>
    <w:rsid w:val="002E2418"/>
    <w:rsid w:val="002F03E9"/>
    <w:rsid w:val="002F32CC"/>
    <w:rsid w:val="002F3ACF"/>
    <w:rsid w:val="003029FF"/>
    <w:rsid w:val="00310D83"/>
    <w:rsid w:val="0031129F"/>
    <w:rsid w:val="00315CB9"/>
    <w:rsid w:val="00316DB4"/>
    <w:rsid w:val="00317165"/>
    <w:rsid w:val="0032292B"/>
    <w:rsid w:val="00322C5B"/>
    <w:rsid w:val="00332A80"/>
    <w:rsid w:val="00337C60"/>
    <w:rsid w:val="00346FC8"/>
    <w:rsid w:val="003708C6"/>
    <w:rsid w:val="00373F16"/>
    <w:rsid w:val="00387059"/>
    <w:rsid w:val="003B0CB5"/>
    <w:rsid w:val="003C1F08"/>
    <w:rsid w:val="003C7B12"/>
    <w:rsid w:val="003D1963"/>
    <w:rsid w:val="003D2CE8"/>
    <w:rsid w:val="003E218C"/>
    <w:rsid w:val="003F4102"/>
    <w:rsid w:val="00406068"/>
    <w:rsid w:val="00407712"/>
    <w:rsid w:val="004143C7"/>
    <w:rsid w:val="004172A9"/>
    <w:rsid w:val="004205DB"/>
    <w:rsid w:val="0044128D"/>
    <w:rsid w:val="00444607"/>
    <w:rsid w:val="004563B1"/>
    <w:rsid w:val="0046200D"/>
    <w:rsid w:val="0048328C"/>
    <w:rsid w:val="0048670B"/>
    <w:rsid w:val="00492C9B"/>
    <w:rsid w:val="00495996"/>
    <w:rsid w:val="004961AD"/>
    <w:rsid w:val="004A48A9"/>
    <w:rsid w:val="004A61FF"/>
    <w:rsid w:val="004B27B8"/>
    <w:rsid w:val="004B3EF8"/>
    <w:rsid w:val="004B577A"/>
    <w:rsid w:val="004B7852"/>
    <w:rsid w:val="004C105B"/>
    <w:rsid w:val="004D190F"/>
    <w:rsid w:val="004F1E48"/>
    <w:rsid w:val="004F37F3"/>
    <w:rsid w:val="005149D5"/>
    <w:rsid w:val="00517E7E"/>
    <w:rsid w:val="00525C99"/>
    <w:rsid w:val="005266D5"/>
    <w:rsid w:val="00537FEA"/>
    <w:rsid w:val="00542704"/>
    <w:rsid w:val="00546FC3"/>
    <w:rsid w:val="00564A23"/>
    <w:rsid w:val="00581EAE"/>
    <w:rsid w:val="00591A5E"/>
    <w:rsid w:val="005921A7"/>
    <w:rsid w:val="00594468"/>
    <w:rsid w:val="005A7141"/>
    <w:rsid w:val="005B0F6C"/>
    <w:rsid w:val="005D22DE"/>
    <w:rsid w:val="005E1C63"/>
    <w:rsid w:val="005E4F8E"/>
    <w:rsid w:val="005F2D98"/>
    <w:rsid w:val="005F34BC"/>
    <w:rsid w:val="00614A7E"/>
    <w:rsid w:val="006213C5"/>
    <w:rsid w:val="0062370E"/>
    <w:rsid w:val="00644E1E"/>
    <w:rsid w:val="00646339"/>
    <w:rsid w:val="00660013"/>
    <w:rsid w:val="00661F3E"/>
    <w:rsid w:val="00662E8B"/>
    <w:rsid w:val="00664342"/>
    <w:rsid w:val="00671E44"/>
    <w:rsid w:val="00673758"/>
    <w:rsid w:val="006911D8"/>
    <w:rsid w:val="006A4294"/>
    <w:rsid w:val="006A6D73"/>
    <w:rsid w:val="006B03AE"/>
    <w:rsid w:val="006B0782"/>
    <w:rsid w:val="006B58E9"/>
    <w:rsid w:val="006D5242"/>
    <w:rsid w:val="006D6E1C"/>
    <w:rsid w:val="006E06FD"/>
    <w:rsid w:val="006F06AF"/>
    <w:rsid w:val="007074F3"/>
    <w:rsid w:val="007154B6"/>
    <w:rsid w:val="00737825"/>
    <w:rsid w:val="00754C95"/>
    <w:rsid w:val="007608C8"/>
    <w:rsid w:val="00770862"/>
    <w:rsid w:val="00777BB5"/>
    <w:rsid w:val="00781CD6"/>
    <w:rsid w:val="00782E3A"/>
    <w:rsid w:val="00787EB4"/>
    <w:rsid w:val="007C7E37"/>
    <w:rsid w:val="007D3CAF"/>
    <w:rsid w:val="007F44F8"/>
    <w:rsid w:val="00806B8D"/>
    <w:rsid w:val="00811EEC"/>
    <w:rsid w:val="00825ABE"/>
    <w:rsid w:val="00847F7B"/>
    <w:rsid w:val="008615EF"/>
    <w:rsid w:val="00862936"/>
    <w:rsid w:val="00862E6A"/>
    <w:rsid w:val="00874021"/>
    <w:rsid w:val="008758DA"/>
    <w:rsid w:val="00892675"/>
    <w:rsid w:val="008973EB"/>
    <w:rsid w:val="008A1D43"/>
    <w:rsid w:val="008A3893"/>
    <w:rsid w:val="008C4744"/>
    <w:rsid w:val="008D14CC"/>
    <w:rsid w:val="008D3B9A"/>
    <w:rsid w:val="008D5952"/>
    <w:rsid w:val="008E1CC6"/>
    <w:rsid w:val="008E3633"/>
    <w:rsid w:val="008E69C5"/>
    <w:rsid w:val="008E7D9B"/>
    <w:rsid w:val="008F54E3"/>
    <w:rsid w:val="008F6DF3"/>
    <w:rsid w:val="009037CC"/>
    <w:rsid w:val="00914F2E"/>
    <w:rsid w:val="00923D17"/>
    <w:rsid w:val="009409F6"/>
    <w:rsid w:val="00946BEC"/>
    <w:rsid w:val="009544E8"/>
    <w:rsid w:val="0097777D"/>
    <w:rsid w:val="00981360"/>
    <w:rsid w:val="0099298B"/>
    <w:rsid w:val="009A1A40"/>
    <w:rsid w:val="009B2523"/>
    <w:rsid w:val="009C3169"/>
    <w:rsid w:val="009E3AEC"/>
    <w:rsid w:val="00A023CA"/>
    <w:rsid w:val="00A04F57"/>
    <w:rsid w:val="00A0713D"/>
    <w:rsid w:val="00A074B3"/>
    <w:rsid w:val="00A07CF8"/>
    <w:rsid w:val="00A1184C"/>
    <w:rsid w:val="00A255AB"/>
    <w:rsid w:val="00A341F5"/>
    <w:rsid w:val="00A63C88"/>
    <w:rsid w:val="00A815CC"/>
    <w:rsid w:val="00A90200"/>
    <w:rsid w:val="00A93B4D"/>
    <w:rsid w:val="00A977FF"/>
    <w:rsid w:val="00AA31CB"/>
    <w:rsid w:val="00AC76EA"/>
    <w:rsid w:val="00AC789B"/>
    <w:rsid w:val="00AE190D"/>
    <w:rsid w:val="00AE3DD1"/>
    <w:rsid w:val="00AF790D"/>
    <w:rsid w:val="00B03463"/>
    <w:rsid w:val="00B10F1F"/>
    <w:rsid w:val="00B11EED"/>
    <w:rsid w:val="00B12BFD"/>
    <w:rsid w:val="00B21F1C"/>
    <w:rsid w:val="00B330A5"/>
    <w:rsid w:val="00B35B9F"/>
    <w:rsid w:val="00B37D28"/>
    <w:rsid w:val="00B54799"/>
    <w:rsid w:val="00B70555"/>
    <w:rsid w:val="00B75018"/>
    <w:rsid w:val="00B80DEC"/>
    <w:rsid w:val="00BA00D1"/>
    <w:rsid w:val="00BC4597"/>
    <w:rsid w:val="00C12596"/>
    <w:rsid w:val="00C14087"/>
    <w:rsid w:val="00C230A8"/>
    <w:rsid w:val="00C24E2D"/>
    <w:rsid w:val="00C27192"/>
    <w:rsid w:val="00C33FF1"/>
    <w:rsid w:val="00C426C5"/>
    <w:rsid w:val="00C4296F"/>
    <w:rsid w:val="00C54713"/>
    <w:rsid w:val="00C56256"/>
    <w:rsid w:val="00C623F8"/>
    <w:rsid w:val="00C727A9"/>
    <w:rsid w:val="00C727F6"/>
    <w:rsid w:val="00C8120E"/>
    <w:rsid w:val="00C91ACB"/>
    <w:rsid w:val="00C9422E"/>
    <w:rsid w:val="00CC4833"/>
    <w:rsid w:val="00CD0942"/>
    <w:rsid w:val="00CD5891"/>
    <w:rsid w:val="00CD6D91"/>
    <w:rsid w:val="00CD7223"/>
    <w:rsid w:val="00CF6756"/>
    <w:rsid w:val="00D06C43"/>
    <w:rsid w:val="00D13D4F"/>
    <w:rsid w:val="00D26B49"/>
    <w:rsid w:val="00D319AB"/>
    <w:rsid w:val="00D334DA"/>
    <w:rsid w:val="00D51E80"/>
    <w:rsid w:val="00D6111C"/>
    <w:rsid w:val="00D70151"/>
    <w:rsid w:val="00D84750"/>
    <w:rsid w:val="00D866DF"/>
    <w:rsid w:val="00D87E06"/>
    <w:rsid w:val="00DA2594"/>
    <w:rsid w:val="00DA4B02"/>
    <w:rsid w:val="00DB1ADF"/>
    <w:rsid w:val="00DB476B"/>
    <w:rsid w:val="00DC50CD"/>
    <w:rsid w:val="00DD1F73"/>
    <w:rsid w:val="00DD64D4"/>
    <w:rsid w:val="00DF0F2E"/>
    <w:rsid w:val="00DF77B2"/>
    <w:rsid w:val="00E0688A"/>
    <w:rsid w:val="00E16077"/>
    <w:rsid w:val="00E21964"/>
    <w:rsid w:val="00E30DBC"/>
    <w:rsid w:val="00E3638F"/>
    <w:rsid w:val="00E37113"/>
    <w:rsid w:val="00E54504"/>
    <w:rsid w:val="00E77011"/>
    <w:rsid w:val="00E976A5"/>
    <w:rsid w:val="00EB15AB"/>
    <w:rsid w:val="00ED1712"/>
    <w:rsid w:val="00ED4323"/>
    <w:rsid w:val="00ED5148"/>
    <w:rsid w:val="00EE386B"/>
    <w:rsid w:val="00EE789A"/>
    <w:rsid w:val="00EF0ED9"/>
    <w:rsid w:val="00EF3602"/>
    <w:rsid w:val="00F00B33"/>
    <w:rsid w:val="00F163E0"/>
    <w:rsid w:val="00F218DD"/>
    <w:rsid w:val="00F275AB"/>
    <w:rsid w:val="00F305C9"/>
    <w:rsid w:val="00F31041"/>
    <w:rsid w:val="00F312CD"/>
    <w:rsid w:val="00F43F00"/>
    <w:rsid w:val="00F45D28"/>
    <w:rsid w:val="00F65319"/>
    <w:rsid w:val="00F70944"/>
    <w:rsid w:val="00F774C1"/>
    <w:rsid w:val="00F852A4"/>
    <w:rsid w:val="00F92570"/>
    <w:rsid w:val="00F93A5A"/>
    <w:rsid w:val="00FA2DEB"/>
    <w:rsid w:val="00FA55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713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D514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0713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0713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A0713D"/>
    <w:pPr>
      <w:numPr>
        <w:numId w:val="1"/>
      </w:numPr>
    </w:pPr>
    <w:rPr>
      <w:rFonts w:ascii="Barclays Serif" w:hAnsi="Barclays Serif"/>
      <w:sz w:val="22"/>
      <w:szCs w:val="22"/>
      <w:lang w:val="en-GB" w:eastAsia="en-GB"/>
    </w:rPr>
  </w:style>
  <w:style w:type="character" w:customStyle="1" w:styleId="ListBulletChar">
    <w:name w:val="List Bullet Char"/>
    <w:rsid w:val="00A0713D"/>
    <w:rPr>
      <w:rFonts w:ascii="Barclays Serif" w:hAnsi="Barclays Serif"/>
      <w:sz w:val="22"/>
      <w:szCs w:val="22"/>
      <w:lang w:val="en-GB" w:eastAsia="en-GB" w:bidi="ar-SA"/>
    </w:rPr>
  </w:style>
  <w:style w:type="table" w:styleId="TableGrid">
    <w:name w:val="Table Grid"/>
    <w:basedOn w:val="TableNormal"/>
    <w:rsid w:val="002E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4961AD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Heading1Char">
    <w:name w:val="Heading 1 Char"/>
    <w:link w:val="Heading1"/>
    <w:rsid w:val="00ED5148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8758DA"/>
    <w:pPr>
      <w:ind w:left="720"/>
    </w:pPr>
  </w:style>
  <w:style w:type="character" w:customStyle="1" w:styleId="Heading2Char">
    <w:name w:val="Heading 2 Char"/>
    <w:link w:val="Heading2"/>
    <w:rsid w:val="001E5B55"/>
    <w:rPr>
      <w:rFonts w:ascii="Arial" w:hAnsi="Arial" w:cs="Arial"/>
      <w:b/>
      <w:bCs/>
      <w:i/>
      <w:iCs/>
      <w:sz w:val="28"/>
      <w:szCs w:val="28"/>
    </w:rPr>
  </w:style>
  <w:style w:type="paragraph" w:customStyle="1" w:styleId="Text">
    <w:name w:val="Text"/>
    <w:rsid w:val="001E5B55"/>
    <w:pPr>
      <w:autoSpaceDE w:val="0"/>
      <w:autoSpaceDN w:val="0"/>
      <w:adjustRightInd w:val="0"/>
      <w:jc w:val="both"/>
    </w:pPr>
    <w:rPr>
      <w:color w:val="000000"/>
      <w:szCs w:val="24"/>
    </w:rPr>
  </w:style>
  <w:style w:type="character" w:styleId="Hyperlink">
    <w:name w:val="Hyperlink"/>
    <w:rsid w:val="00981360"/>
    <w:rPr>
      <w:color w:val="0000FF"/>
      <w:u w:val="single"/>
    </w:rPr>
  </w:style>
  <w:style w:type="character" w:styleId="Strong">
    <w:name w:val="Strong"/>
    <w:qFormat/>
    <w:rsid w:val="001564E4"/>
    <w:rPr>
      <w:b/>
      <w:bCs/>
    </w:rPr>
  </w:style>
  <w:style w:type="paragraph" w:styleId="HTMLPreformatted">
    <w:name w:val="HTML Preformatted"/>
    <w:basedOn w:val="Normal"/>
    <w:rsid w:val="00760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twansharma198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F4D2A-CA08-7E4F-8205-1AE239D14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SABYASACHI BHUNIA</vt:lpstr>
    </vt:vector>
  </TitlesOfParts>
  <Company> </Company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SABYASACHI BHUNIA</dc:title>
  <dc:subject/>
  <dc:creator>sabyasachib</dc:creator>
  <cp:keywords/>
  <dc:description/>
  <cp:lastModifiedBy>NIKUNJ</cp:lastModifiedBy>
  <cp:revision>34</cp:revision>
  <cp:lastPrinted>2009-01-13T05:59:00Z</cp:lastPrinted>
  <dcterms:created xsi:type="dcterms:W3CDTF">2016-02-15T12:46:00Z</dcterms:created>
  <dcterms:modified xsi:type="dcterms:W3CDTF">2016-07-27T06:37:00Z</dcterms:modified>
</cp:coreProperties>
</file>