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E1B" w:rsidRPr="00F67E1B" w:rsidRDefault="00B8325E" w:rsidP="00130060">
      <w:pPr>
        <w:pStyle w:val="NoSpacing"/>
        <w:spacing w:line="276" w:lineRule="auto"/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POOJA LINGWAL</w:t>
      </w:r>
    </w:p>
    <w:p w:rsidR="00F67E1B" w:rsidRDefault="007810D0" w:rsidP="00130060">
      <w:pPr>
        <w:pStyle w:val="NoSpacing"/>
        <w:pBdr>
          <w:bottom w:val="single" w:sz="12" w:space="1" w:color="auto"/>
        </w:pBdr>
        <w:spacing w:line="276" w:lineRule="auto"/>
        <w:jc w:val="center"/>
      </w:pPr>
      <w:r>
        <w:t xml:space="preserve">E-mail id: </w:t>
      </w:r>
      <w:hyperlink r:id="rId6" w:history="1">
        <w:r w:rsidR="00A93346" w:rsidRPr="00890401">
          <w:rPr>
            <w:rStyle w:val="Hyperlink"/>
          </w:rPr>
          <w:t>l.puja.27@gmail.com</w:t>
        </w:r>
      </w:hyperlink>
      <w:r w:rsidR="00F67E1B">
        <w:t xml:space="preserve"> ● +91 </w:t>
      </w:r>
      <w:r w:rsidR="00AE38E2">
        <w:t>7838706845</w:t>
      </w:r>
    </w:p>
    <w:p w:rsidR="00A962C4" w:rsidRDefault="00A962C4" w:rsidP="00130060">
      <w:pPr>
        <w:pStyle w:val="NoSpacing"/>
        <w:pBdr>
          <w:bottom w:val="single" w:sz="12" w:space="1" w:color="auto"/>
        </w:pBdr>
        <w:spacing w:line="276" w:lineRule="auto"/>
        <w:jc w:val="center"/>
      </w:pPr>
      <w:r>
        <w:t xml:space="preserve">Address: </w:t>
      </w:r>
      <w:proofErr w:type="spellStart"/>
      <w:r>
        <w:t>H.No</w:t>
      </w:r>
      <w:proofErr w:type="spellEnd"/>
      <w:r>
        <w:t xml:space="preserve">. 828, D.D.A </w:t>
      </w:r>
      <w:proofErr w:type="spellStart"/>
      <w:r>
        <w:t>Janta</w:t>
      </w:r>
      <w:proofErr w:type="spellEnd"/>
      <w:r>
        <w:t xml:space="preserve"> Flats Group III, </w:t>
      </w:r>
      <w:proofErr w:type="spellStart"/>
      <w:r>
        <w:t>VikasPuri</w:t>
      </w:r>
      <w:proofErr w:type="spellEnd"/>
      <w:r>
        <w:t>, New Delhi-110059</w:t>
      </w:r>
    </w:p>
    <w:p w:rsidR="00E412D0" w:rsidRDefault="00E412D0" w:rsidP="00F67E1B">
      <w:pPr>
        <w:pStyle w:val="NoSpacing"/>
        <w:spacing w:line="276" w:lineRule="auto"/>
      </w:pPr>
    </w:p>
    <w:p w:rsidR="00F67E1B" w:rsidRPr="00F67E1B" w:rsidRDefault="00B41FAD" w:rsidP="00592405">
      <w:pPr>
        <w:pStyle w:val="NoSpacing"/>
        <w:spacing w:line="360" w:lineRule="auto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Human Resource </w:t>
      </w:r>
      <w:r w:rsidR="00F67E1B" w:rsidRPr="00F67E1B">
        <w:rPr>
          <w:b/>
          <w:sz w:val="24"/>
          <w:u w:val="single"/>
        </w:rPr>
        <w:t>Professional</w:t>
      </w:r>
    </w:p>
    <w:p w:rsidR="00F67E1B" w:rsidRDefault="00F67E1B" w:rsidP="00592405">
      <w:pPr>
        <w:pStyle w:val="NoSpacing"/>
        <w:spacing w:line="276" w:lineRule="auto"/>
        <w:jc w:val="center"/>
      </w:pPr>
      <w:r>
        <w:t>In pur</w:t>
      </w:r>
      <w:r w:rsidR="00B41FAD">
        <w:t xml:space="preserve">suit of a challenging role in </w:t>
      </w:r>
      <w:r>
        <w:t>HR where I can cultivate my expertise a</w:t>
      </w:r>
      <w:r w:rsidR="00592405">
        <w:t xml:space="preserve">nd use my knowledge </w:t>
      </w:r>
      <w:r>
        <w:t>and skills to the fullest extent and re-invent myself</w:t>
      </w:r>
      <w:r w:rsidR="00E74230">
        <w:t>.</w:t>
      </w:r>
    </w:p>
    <w:p w:rsidR="00E412D0" w:rsidRDefault="00E412D0" w:rsidP="00F67E1B">
      <w:pPr>
        <w:pStyle w:val="NoSpacing"/>
        <w:spacing w:line="276" w:lineRule="auto"/>
      </w:pPr>
    </w:p>
    <w:p w:rsidR="00F67E1B" w:rsidRPr="00F67E1B" w:rsidRDefault="009108BF" w:rsidP="009108BF">
      <w:pPr>
        <w:pStyle w:val="NoSpacing"/>
        <w:spacing w:line="360" w:lineRule="auto"/>
        <w:rPr>
          <w:b/>
          <w:sz w:val="24"/>
          <w:u w:val="single"/>
        </w:rPr>
      </w:pPr>
      <w:r>
        <w:rPr>
          <w:b/>
          <w:sz w:val="24"/>
          <w:u w:val="single"/>
        </w:rPr>
        <w:t>Key Skills</w:t>
      </w:r>
    </w:p>
    <w:p w:rsidR="009108BF" w:rsidRDefault="00F67E1B" w:rsidP="009108BF">
      <w:pPr>
        <w:pStyle w:val="NoSpacing"/>
        <w:numPr>
          <w:ilvl w:val="0"/>
          <w:numId w:val="4"/>
        </w:numPr>
        <w:spacing w:line="276" w:lineRule="auto"/>
      </w:pPr>
      <w:r>
        <w:t>Young, energetic and result-orien</w:t>
      </w:r>
      <w:r w:rsidR="009108BF">
        <w:t>ted with good academic records.</w:t>
      </w:r>
    </w:p>
    <w:p w:rsidR="009108BF" w:rsidRDefault="00F67E1B" w:rsidP="009108BF">
      <w:pPr>
        <w:pStyle w:val="NoSpacing"/>
        <w:numPr>
          <w:ilvl w:val="0"/>
          <w:numId w:val="4"/>
        </w:numPr>
        <w:spacing w:line="276" w:lineRule="auto"/>
      </w:pPr>
      <w:r>
        <w:t xml:space="preserve">Fast learner with high energy and </w:t>
      </w:r>
      <w:r w:rsidR="009108BF">
        <w:t>a drive to exceed expectations.</w:t>
      </w:r>
    </w:p>
    <w:p w:rsidR="00F67E1B" w:rsidRDefault="00F67E1B" w:rsidP="009108BF">
      <w:pPr>
        <w:pStyle w:val="NoSpacing"/>
        <w:numPr>
          <w:ilvl w:val="0"/>
          <w:numId w:val="4"/>
        </w:numPr>
        <w:spacing w:line="276" w:lineRule="auto"/>
      </w:pPr>
      <w:r>
        <w:t>Keen for new experiences, re</w:t>
      </w:r>
      <w:r w:rsidR="00E412D0">
        <w:t>sponsibility and accountability</w:t>
      </w:r>
    </w:p>
    <w:p w:rsidR="00C65395" w:rsidRDefault="00C65395" w:rsidP="00C65395">
      <w:pPr>
        <w:pStyle w:val="NoSpacing"/>
        <w:numPr>
          <w:ilvl w:val="0"/>
          <w:numId w:val="4"/>
        </w:numPr>
        <w:spacing w:line="276" w:lineRule="auto"/>
      </w:pPr>
      <w:r w:rsidRPr="005B3050">
        <w:t>Possess good communications skills – both written and oral. </w:t>
      </w:r>
    </w:p>
    <w:p w:rsidR="00F67E1B" w:rsidRDefault="00F67E1B" w:rsidP="00F67E1B">
      <w:pPr>
        <w:pStyle w:val="NoSpacing"/>
        <w:spacing w:line="276" w:lineRule="auto"/>
      </w:pPr>
    </w:p>
    <w:p w:rsidR="009108BF" w:rsidRPr="00F67E1B" w:rsidRDefault="009108BF" w:rsidP="009108BF">
      <w:pPr>
        <w:pStyle w:val="NoSpacing"/>
        <w:spacing w:line="360" w:lineRule="auto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Educational </w:t>
      </w:r>
      <w:r w:rsidRPr="00F67E1B">
        <w:rPr>
          <w:b/>
          <w:sz w:val="24"/>
          <w:u w:val="single"/>
        </w:rPr>
        <w:t>Qualification</w:t>
      </w:r>
    </w:p>
    <w:p w:rsidR="00592405" w:rsidRDefault="00592405" w:rsidP="00592405">
      <w:pPr>
        <w:pStyle w:val="NoSpacing"/>
        <w:numPr>
          <w:ilvl w:val="0"/>
          <w:numId w:val="4"/>
        </w:numPr>
        <w:spacing w:line="276" w:lineRule="auto"/>
      </w:pPr>
      <w:r>
        <w:t xml:space="preserve">B.Com from </w:t>
      </w:r>
      <w:proofErr w:type="spellStart"/>
      <w:r w:rsidR="00A97C77">
        <w:t>Janki</w:t>
      </w:r>
      <w:proofErr w:type="spellEnd"/>
      <w:r w:rsidR="00A97C77">
        <w:t xml:space="preserve"> Devi Memorial College, </w:t>
      </w:r>
      <w:r>
        <w:t>Delhi University in 2012</w:t>
      </w:r>
    </w:p>
    <w:p w:rsidR="00592405" w:rsidRDefault="00592405" w:rsidP="00592405">
      <w:pPr>
        <w:pStyle w:val="NoSpacing"/>
        <w:numPr>
          <w:ilvl w:val="0"/>
          <w:numId w:val="4"/>
        </w:numPr>
        <w:spacing w:line="276" w:lineRule="auto"/>
      </w:pPr>
      <w:r>
        <w:t>SSC (Commerce) from C.B.S.E Board in 2009</w:t>
      </w:r>
    </w:p>
    <w:p w:rsidR="00592405" w:rsidRDefault="00592405" w:rsidP="00592405">
      <w:pPr>
        <w:pStyle w:val="NoSpacing"/>
        <w:numPr>
          <w:ilvl w:val="0"/>
          <w:numId w:val="4"/>
        </w:numPr>
        <w:spacing w:line="276" w:lineRule="auto"/>
      </w:pPr>
      <w:r>
        <w:t>HSC from C.B.S.E Board in 2007</w:t>
      </w:r>
    </w:p>
    <w:p w:rsidR="009108BF" w:rsidRDefault="009108BF" w:rsidP="009108BF">
      <w:pPr>
        <w:pStyle w:val="NoSpacing"/>
        <w:spacing w:line="276" w:lineRule="auto"/>
        <w:rPr>
          <w:b/>
          <w:i/>
        </w:rPr>
      </w:pPr>
    </w:p>
    <w:p w:rsidR="005B3050" w:rsidRPr="00463661" w:rsidRDefault="005B3050" w:rsidP="00463661">
      <w:pPr>
        <w:pStyle w:val="NoSpacing"/>
        <w:spacing w:line="276" w:lineRule="auto"/>
      </w:pPr>
      <w:r w:rsidRPr="005B3050">
        <w:rPr>
          <w:b/>
          <w:sz w:val="24"/>
          <w:u w:val="single"/>
        </w:rPr>
        <w:t>Job Summary</w:t>
      </w:r>
    </w:p>
    <w:p w:rsidR="00463661" w:rsidRPr="00463661" w:rsidRDefault="00463661" w:rsidP="00463661">
      <w:pPr>
        <w:pStyle w:val="NoSpacing"/>
        <w:spacing w:line="276" w:lineRule="auto"/>
        <w:ind w:left="720"/>
      </w:pPr>
    </w:p>
    <w:p w:rsidR="005B3050" w:rsidRDefault="005B3050" w:rsidP="005B3050">
      <w:pPr>
        <w:pStyle w:val="NoSpacing"/>
        <w:numPr>
          <w:ilvl w:val="0"/>
          <w:numId w:val="5"/>
        </w:numPr>
        <w:spacing w:line="276" w:lineRule="auto"/>
      </w:pPr>
      <w:r w:rsidRPr="005B3050">
        <w:t xml:space="preserve">Have a considerable experience </w:t>
      </w:r>
      <w:r w:rsidR="00463661">
        <w:t>total experience of 4+</w:t>
      </w:r>
      <w:r w:rsidR="00F17F93">
        <w:t xml:space="preserve"> Years</w:t>
      </w:r>
      <w:r w:rsidR="00156FD8">
        <w:t xml:space="preserve"> where, 1.2</w:t>
      </w:r>
      <w:r w:rsidR="00463661">
        <w:t xml:space="preserve"> years in end to end sales and marketing having</w:t>
      </w:r>
      <w:r w:rsidR="00463661" w:rsidRPr="00463661">
        <w:t xml:space="preserve"> Expertise in handling middle level ticket size client</w:t>
      </w:r>
      <w:r w:rsidR="00156FD8">
        <w:t xml:space="preserve"> and rest 3+</w:t>
      </w:r>
      <w:r w:rsidR="00463661" w:rsidRPr="00463661">
        <w:t xml:space="preserve"> years </w:t>
      </w:r>
      <w:r w:rsidR="00F17F93">
        <w:t>in providing Manpower solutions to Top notch</w:t>
      </w:r>
      <w:r w:rsidR="00463661">
        <w:t xml:space="preserve"> Indian &amp; I</w:t>
      </w:r>
      <w:r w:rsidR="00F17F93">
        <w:t xml:space="preserve">nternational banking clients. </w:t>
      </w:r>
    </w:p>
    <w:p w:rsidR="005B3050" w:rsidRDefault="005B3050" w:rsidP="005B3050">
      <w:pPr>
        <w:pStyle w:val="NoSpacing"/>
        <w:numPr>
          <w:ilvl w:val="0"/>
          <w:numId w:val="5"/>
        </w:numPr>
        <w:spacing w:line="276" w:lineRule="auto"/>
      </w:pPr>
      <w:r w:rsidRPr="005B3050">
        <w:t>Demonstrate</w:t>
      </w:r>
      <w:r w:rsidR="00FF06A0">
        <w:t>d</w:t>
      </w:r>
      <w:r w:rsidRPr="005B3050">
        <w:t xml:space="preserve"> understanding of the business areas </w:t>
      </w:r>
      <w:r w:rsidR="00FF06A0">
        <w:t>&amp;</w:t>
      </w:r>
      <w:r w:rsidR="003331A3">
        <w:t xml:space="preserve"> </w:t>
      </w:r>
      <w:r w:rsidRPr="005B3050">
        <w:t xml:space="preserve">good fundamental understanding of </w:t>
      </w:r>
      <w:r w:rsidR="00FF06A0">
        <w:t>functions</w:t>
      </w:r>
      <w:r w:rsidRPr="005B3050">
        <w:t>.</w:t>
      </w:r>
    </w:p>
    <w:p w:rsidR="005B3050" w:rsidRDefault="00C65395" w:rsidP="005B3050">
      <w:pPr>
        <w:pStyle w:val="NoSpacing"/>
        <w:numPr>
          <w:ilvl w:val="0"/>
          <w:numId w:val="5"/>
        </w:numPr>
        <w:spacing w:line="276" w:lineRule="auto"/>
      </w:pPr>
      <w:r>
        <w:t>Develop</w:t>
      </w:r>
      <w:r w:rsidR="005B3050" w:rsidRPr="005B3050">
        <w:t xml:space="preserve"> strategic search methodology based upon a client’s requirement </w:t>
      </w:r>
      <w:r>
        <w:t>apart from</w:t>
      </w:r>
      <w:r w:rsidR="005B3050" w:rsidRPr="005B3050">
        <w:t xml:space="preserve"> job portals. </w:t>
      </w:r>
    </w:p>
    <w:p w:rsidR="005B3050" w:rsidRDefault="005B3050" w:rsidP="009108BF">
      <w:pPr>
        <w:pStyle w:val="NoSpacing"/>
        <w:spacing w:line="276" w:lineRule="auto"/>
        <w:rPr>
          <w:b/>
          <w:sz w:val="24"/>
          <w:u w:val="single"/>
        </w:rPr>
      </w:pPr>
      <w:bookmarkStart w:id="0" w:name="_GoBack"/>
      <w:bookmarkEnd w:id="0"/>
    </w:p>
    <w:p w:rsidR="009108BF" w:rsidRPr="00F67E1B" w:rsidRDefault="009108BF" w:rsidP="009108BF">
      <w:pPr>
        <w:pStyle w:val="NoSpacing"/>
        <w:spacing w:line="276" w:lineRule="auto"/>
        <w:rPr>
          <w:b/>
          <w:sz w:val="24"/>
          <w:u w:val="single"/>
        </w:rPr>
      </w:pPr>
      <w:r w:rsidRPr="00F67E1B">
        <w:rPr>
          <w:b/>
          <w:sz w:val="24"/>
          <w:u w:val="single"/>
        </w:rPr>
        <w:t>Professional Experience</w:t>
      </w:r>
    </w:p>
    <w:p w:rsidR="009108BF" w:rsidRDefault="009108BF" w:rsidP="009108BF">
      <w:pPr>
        <w:pStyle w:val="NoSpacing"/>
        <w:spacing w:line="276" w:lineRule="auto"/>
        <w:rPr>
          <w:b/>
        </w:rPr>
      </w:pPr>
    </w:p>
    <w:p w:rsidR="003331A3" w:rsidRDefault="003331A3" w:rsidP="009108BF">
      <w:pPr>
        <w:pStyle w:val="NoSpacing"/>
        <w:spacing w:line="276" w:lineRule="auto"/>
        <w:rPr>
          <w:b/>
        </w:rPr>
      </w:pPr>
      <w:r w:rsidRPr="00CE75AF">
        <w:rPr>
          <w:b/>
        </w:rPr>
        <w:t>Currently associated</w:t>
      </w:r>
      <w:r>
        <w:rPr>
          <w:b/>
        </w:rPr>
        <w:t xml:space="preserve"> with Sunrise Developers –Delhi</w:t>
      </w:r>
    </w:p>
    <w:p w:rsidR="003331A3" w:rsidRPr="003331A3" w:rsidRDefault="003331A3" w:rsidP="009108BF">
      <w:pPr>
        <w:pStyle w:val="NoSpacing"/>
        <w:spacing w:line="276" w:lineRule="auto"/>
      </w:pPr>
      <w:r w:rsidRPr="003331A3">
        <w:t>(Since Sep 2014 to till Date)</w:t>
      </w:r>
    </w:p>
    <w:p w:rsidR="003331A3" w:rsidRDefault="00B36FEA" w:rsidP="009108BF">
      <w:pPr>
        <w:pStyle w:val="NoSpacing"/>
        <w:spacing w:line="276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Assistant</w:t>
      </w:r>
      <w:r w:rsidR="003331A3">
        <w:rPr>
          <w:b/>
        </w:rPr>
        <w:t xml:space="preserve"> Manager- Human Resource (Sep 2014 to Oct 2015)</w:t>
      </w:r>
    </w:p>
    <w:p w:rsidR="003331A3" w:rsidRDefault="00B36FEA" w:rsidP="003331A3">
      <w:pPr>
        <w:pStyle w:val="NoSpacing"/>
        <w:spacing w:line="276" w:lineRule="auto"/>
        <w:ind w:left="2160" w:firstLine="720"/>
        <w:rPr>
          <w:b/>
        </w:rPr>
      </w:pPr>
      <w:r>
        <w:rPr>
          <w:b/>
        </w:rPr>
        <w:t>Corporate</w:t>
      </w:r>
      <w:r w:rsidR="003331A3">
        <w:rPr>
          <w:b/>
        </w:rPr>
        <w:t xml:space="preserve"> Manager-Sales &amp; Admin (Jan 2016 to till Date)</w:t>
      </w:r>
    </w:p>
    <w:p w:rsidR="00624078" w:rsidRPr="000C1A61" w:rsidRDefault="00624078" w:rsidP="00624078">
      <w:pPr>
        <w:pStyle w:val="NoSpacing"/>
        <w:spacing w:line="360" w:lineRule="auto"/>
        <w:rPr>
          <w:b/>
        </w:rPr>
      </w:pPr>
      <w:r w:rsidRPr="000C1A61">
        <w:rPr>
          <w:b/>
        </w:rPr>
        <w:t>Major Responsibilities</w:t>
      </w:r>
    </w:p>
    <w:p w:rsidR="00EC687F" w:rsidRDefault="00AA5D2B" w:rsidP="00B6196C">
      <w:pPr>
        <w:pStyle w:val="NoSpacing"/>
        <w:numPr>
          <w:ilvl w:val="0"/>
          <w:numId w:val="5"/>
        </w:numPr>
        <w:spacing w:line="276" w:lineRule="auto"/>
      </w:pPr>
      <w:r w:rsidRPr="00AA5D2B">
        <w:t>Client Acquisition</w:t>
      </w:r>
      <w:r w:rsidR="00B6196C">
        <w:t xml:space="preserve"> and p</w:t>
      </w:r>
      <w:r w:rsidR="00EC687F">
        <w:t>romote sales of properties through advertisements, open houses, and participation in multiple sales activities.</w:t>
      </w:r>
    </w:p>
    <w:p w:rsidR="00EC687F" w:rsidRDefault="00EC687F" w:rsidP="00624078">
      <w:pPr>
        <w:pStyle w:val="NoSpacing"/>
        <w:numPr>
          <w:ilvl w:val="0"/>
          <w:numId w:val="5"/>
        </w:numPr>
        <w:spacing w:line="276" w:lineRule="auto"/>
      </w:pPr>
      <w:r w:rsidRPr="00593446">
        <w:t>Interview clients to determine what kinds of properties they are seeking.</w:t>
      </w:r>
    </w:p>
    <w:p w:rsidR="00EC687F" w:rsidRPr="00593446" w:rsidRDefault="00EC687F" w:rsidP="00EC687F">
      <w:pPr>
        <w:pStyle w:val="NoSpacing"/>
        <w:numPr>
          <w:ilvl w:val="0"/>
          <w:numId w:val="5"/>
        </w:numPr>
      </w:pPr>
      <w:r w:rsidRPr="00593446">
        <w:t>Compare a property with similar properties that have recently sold in order to determine its competitive market pr</w:t>
      </w:r>
      <w:r>
        <w:t>i</w:t>
      </w:r>
      <w:r w:rsidRPr="00593446">
        <w:t>ce.</w:t>
      </w:r>
      <w:ins w:id="1" w:author="Unknown">
        <w:r w:rsidRPr="00593446">
          <w:rPr>
            <w:sz w:val="32"/>
          </w:rPr>
          <w:t xml:space="preserve"> </w:t>
        </w:r>
      </w:ins>
    </w:p>
    <w:p w:rsidR="00624078" w:rsidRDefault="004E2C42" w:rsidP="00624078">
      <w:pPr>
        <w:pStyle w:val="NoSpacing"/>
        <w:numPr>
          <w:ilvl w:val="0"/>
          <w:numId w:val="5"/>
        </w:numPr>
        <w:spacing w:line="276" w:lineRule="auto"/>
      </w:pPr>
      <w:r w:rsidRPr="00624078">
        <w:t>Inspect condition of premises, and arrange for necessary maintenance or notify owners of maintenance needs.</w:t>
      </w:r>
    </w:p>
    <w:p w:rsidR="00624078" w:rsidRDefault="00624078" w:rsidP="00624078">
      <w:pPr>
        <w:pStyle w:val="NoSpacing"/>
        <w:numPr>
          <w:ilvl w:val="0"/>
          <w:numId w:val="5"/>
        </w:numPr>
        <w:spacing w:line="276" w:lineRule="auto"/>
      </w:pPr>
      <w:r w:rsidRPr="00624078">
        <w:t>Sometime, a</w:t>
      </w:r>
      <w:r w:rsidR="004E2C42" w:rsidRPr="00624078">
        <w:t>ccompany buyers during visits to and inspections of property, advising them on the suitability and value</w:t>
      </w:r>
      <w:r>
        <w:t xml:space="preserve"> of the homes they are visiting.</w:t>
      </w:r>
    </w:p>
    <w:p w:rsidR="00624078" w:rsidRDefault="004E2C42" w:rsidP="00624078">
      <w:pPr>
        <w:pStyle w:val="NoSpacing"/>
        <w:numPr>
          <w:ilvl w:val="0"/>
          <w:numId w:val="5"/>
        </w:numPr>
        <w:spacing w:line="276" w:lineRule="auto"/>
      </w:pPr>
      <w:r w:rsidRPr="004E2C42">
        <w:lastRenderedPageBreak/>
        <w:t> </w:t>
      </w:r>
      <w:r w:rsidRPr="00624078">
        <w:t>Advise sellers on how to make homes more appealing to potential buyers.</w:t>
      </w:r>
    </w:p>
    <w:p w:rsidR="00EC687F" w:rsidRDefault="00EC687F" w:rsidP="00EC687F">
      <w:pPr>
        <w:pStyle w:val="NoSpacing"/>
        <w:numPr>
          <w:ilvl w:val="0"/>
          <w:numId w:val="5"/>
        </w:numPr>
        <w:spacing w:line="276" w:lineRule="auto"/>
      </w:pPr>
      <w:r>
        <w:t xml:space="preserve">Arrange meetings between buyers and top management when </w:t>
      </w:r>
      <w:r w:rsidRPr="00EC687F">
        <w:t>details of transactions need to be negotiated.</w:t>
      </w:r>
      <w:r>
        <w:t xml:space="preserve"> </w:t>
      </w:r>
    </w:p>
    <w:p w:rsidR="00EC49BD" w:rsidRDefault="004E2C42" w:rsidP="00624078">
      <w:pPr>
        <w:pStyle w:val="NoSpacing"/>
        <w:numPr>
          <w:ilvl w:val="0"/>
          <w:numId w:val="5"/>
        </w:numPr>
        <w:spacing w:line="276" w:lineRule="auto"/>
      </w:pPr>
      <w:r w:rsidRPr="00624078">
        <w:t>Advise clients on market conditions, prices, mortgages, legal requirements and related matters.</w:t>
      </w:r>
    </w:p>
    <w:p w:rsidR="00624078" w:rsidRDefault="004E2C42" w:rsidP="00624078">
      <w:pPr>
        <w:pStyle w:val="NoSpacing"/>
        <w:numPr>
          <w:ilvl w:val="0"/>
          <w:numId w:val="5"/>
        </w:numPr>
        <w:spacing w:line="276" w:lineRule="auto"/>
      </w:pPr>
      <w:r w:rsidRPr="00624078">
        <w:t>Investigate clients' financial and credit status in order to determine eligibility for financing.</w:t>
      </w:r>
    </w:p>
    <w:p w:rsidR="00624078" w:rsidRDefault="00624078" w:rsidP="00624078">
      <w:pPr>
        <w:pStyle w:val="NoSpacing"/>
        <w:numPr>
          <w:ilvl w:val="0"/>
          <w:numId w:val="5"/>
        </w:numPr>
        <w:spacing w:line="276" w:lineRule="auto"/>
      </w:pPr>
      <w:r>
        <w:t>Managing Clients Database related possession</w:t>
      </w:r>
      <w:r w:rsidR="00EC49BD">
        <w:t>, Booking or,</w:t>
      </w:r>
      <w:r>
        <w:t xml:space="preserve"> Cancellation of property.</w:t>
      </w:r>
    </w:p>
    <w:p w:rsidR="00624078" w:rsidRDefault="00624078" w:rsidP="00624078">
      <w:pPr>
        <w:pStyle w:val="NoSpacing"/>
        <w:numPr>
          <w:ilvl w:val="0"/>
          <w:numId w:val="5"/>
        </w:numPr>
        <w:spacing w:line="276" w:lineRule="auto"/>
      </w:pPr>
      <w:r>
        <w:t>Follow up with existing client for their r</w:t>
      </w:r>
      <w:r w:rsidR="00EC49BD">
        <w:t>u</w:t>
      </w:r>
      <w:r>
        <w:t>n</w:t>
      </w:r>
      <w:r w:rsidR="00EC49BD">
        <w:t>n</w:t>
      </w:r>
      <w:r>
        <w:t>ing dues</w:t>
      </w:r>
      <w:r w:rsidR="00EC49BD">
        <w:t>, instalments and registry of property purchased.</w:t>
      </w:r>
    </w:p>
    <w:p w:rsidR="00EC687F" w:rsidRDefault="00EC687F" w:rsidP="00624078">
      <w:pPr>
        <w:pStyle w:val="NoSpacing"/>
        <w:numPr>
          <w:ilvl w:val="0"/>
          <w:numId w:val="5"/>
        </w:numPr>
        <w:spacing w:line="276" w:lineRule="auto"/>
      </w:pPr>
      <w:r w:rsidRPr="00593446">
        <w:t>Prepare documents such as representation contracts, purchase agreements, clos</w:t>
      </w:r>
      <w:r w:rsidR="00EC49BD">
        <w:t>ing statements and deeds.</w:t>
      </w:r>
    </w:p>
    <w:p w:rsidR="00805B05" w:rsidRDefault="00805B05" w:rsidP="00624078">
      <w:pPr>
        <w:pStyle w:val="NoSpacing"/>
        <w:numPr>
          <w:ilvl w:val="0"/>
          <w:numId w:val="5"/>
        </w:numPr>
        <w:spacing w:line="276" w:lineRule="auto"/>
      </w:pPr>
      <w:r>
        <w:t xml:space="preserve">Generating references from existing clients and also participates in up selling. </w:t>
      </w:r>
    </w:p>
    <w:p w:rsidR="00B6196C" w:rsidRDefault="00B6196C" w:rsidP="00EC687F">
      <w:pPr>
        <w:pStyle w:val="NoSpacing"/>
        <w:spacing w:line="276" w:lineRule="auto"/>
        <w:ind w:left="720"/>
      </w:pPr>
    </w:p>
    <w:p w:rsidR="00AA5D2B" w:rsidRPr="004E2C42" w:rsidRDefault="004E2C42" w:rsidP="00EC687F">
      <w:pPr>
        <w:pStyle w:val="NoSpacing"/>
        <w:spacing w:line="276" w:lineRule="auto"/>
        <w:ind w:left="720"/>
      </w:pPr>
      <w:r w:rsidRPr="00624078">
        <w:br/>
      </w:r>
    </w:p>
    <w:p w:rsidR="00F67E1B" w:rsidRPr="00C65395" w:rsidRDefault="003331A3" w:rsidP="00C65395">
      <w:pPr>
        <w:pStyle w:val="NoSpacing"/>
        <w:spacing w:line="276" w:lineRule="auto"/>
        <w:rPr>
          <w:b/>
          <w:i/>
        </w:rPr>
      </w:pPr>
      <w:r>
        <w:rPr>
          <w:b/>
        </w:rPr>
        <w:t>Worked with</w:t>
      </w:r>
      <w:r w:rsidR="00F67E1B" w:rsidRPr="00CE75AF">
        <w:rPr>
          <w:b/>
        </w:rPr>
        <w:t xml:space="preserve"> Headcount</w:t>
      </w:r>
      <w:r w:rsidR="00F67E1B" w:rsidRPr="00C65395">
        <w:rPr>
          <w:b/>
          <w:i/>
        </w:rPr>
        <w:t xml:space="preserve"> (</w:t>
      </w:r>
      <w:r w:rsidR="00F67E1B" w:rsidRPr="00C65395">
        <w:rPr>
          <w:i/>
        </w:rPr>
        <w:t>An initiative of</w:t>
      </w:r>
      <w:r w:rsidR="00CD24CC">
        <w:rPr>
          <w:b/>
          <w:i/>
        </w:rPr>
        <w:t xml:space="preserve"> ABC Consultants)-</w:t>
      </w:r>
      <w:r w:rsidR="00F67E1B" w:rsidRPr="00CD24CC">
        <w:rPr>
          <w:b/>
        </w:rPr>
        <w:t xml:space="preserve">Delhi </w:t>
      </w:r>
    </w:p>
    <w:p w:rsidR="00F67E1B" w:rsidRPr="00CE75AF" w:rsidRDefault="00F67E1B" w:rsidP="00C65395">
      <w:pPr>
        <w:pStyle w:val="NoSpacing"/>
        <w:spacing w:line="276" w:lineRule="auto"/>
      </w:pPr>
      <w:r w:rsidRPr="00CE75AF">
        <w:t>(Since Mar</w:t>
      </w:r>
      <w:r w:rsidR="00C65395" w:rsidRPr="00CE75AF">
        <w:t>ch 20</w:t>
      </w:r>
      <w:r w:rsidR="00A94BB3" w:rsidRPr="00CE75AF">
        <w:t>12 to</w:t>
      </w:r>
      <w:r w:rsidR="0090178E" w:rsidRPr="00CE75AF">
        <w:t xml:space="preserve"> till</w:t>
      </w:r>
      <w:r w:rsidR="00322664" w:rsidRPr="00CE75AF">
        <w:t xml:space="preserve"> D</w:t>
      </w:r>
      <w:r w:rsidRPr="00CE75AF">
        <w:t>ate)</w:t>
      </w:r>
    </w:p>
    <w:p w:rsidR="009108BF" w:rsidRPr="004148F8" w:rsidRDefault="009108BF" w:rsidP="00130060">
      <w:pPr>
        <w:pStyle w:val="NoSpacing"/>
        <w:spacing w:line="276" w:lineRule="auto"/>
        <w:jc w:val="center"/>
        <w:rPr>
          <w:b/>
          <w:i/>
        </w:rPr>
      </w:pPr>
      <w:r w:rsidRPr="004148F8">
        <w:rPr>
          <w:b/>
          <w:i/>
        </w:rPr>
        <w:t>Trainee</w:t>
      </w:r>
      <w:r w:rsidRPr="004148F8">
        <w:rPr>
          <w:b/>
          <w:i/>
        </w:rPr>
        <w:tab/>
        <w:t>(</w:t>
      </w:r>
      <w:r w:rsidR="00C65395" w:rsidRPr="004148F8">
        <w:rPr>
          <w:b/>
          <w:i/>
        </w:rPr>
        <w:t>March 20</w:t>
      </w:r>
      <w:r w:rsidRPr="004148F8">
        <w:rPr>
          <w:b/>
          <w:i/>
        </w:rPr>
        <w:t>12 to Sep</w:t>
      </w:r>
      <w:r w:rsidR="00C65395" w:rsidRPr="004148F8">
        <w:rPr>
          <w:b/>
          <w:i/>
        </w:rPr>
        <w:t>tember 20</w:t>
      </w:r>
      <w:r w:rsidRPr="004148F8">
        <w:rPr>
          <w:b/>
          <w:i/>
        </w:rPr>
        <w:t>12)</w:t>
      </w:r>
    </w:p>
    <w:p w:rsidR="00F67E1B" w:rsidRPr="004148F8" w:rsidRDefault="00F67E1B" w:rsidP="00130060">
      <w:pPr>
        <w:pStyle w:val="NoSpacing"/>
        <w:spacing w:line="276" w:lineRule="auto"/>
        <w:jc w:val="center"/>
        <w:rPr>
          <w:b/>
          <w:i/>
        </w:rPr>
      </w:pPr>
      <w:r w:rsidRPr="004148F8">
        <w:rPr>
          <w:b/>
          <w:i/>
        </w:rPr>
        <w:t xml:space="preserve">Executive </w:t>
      </w:r>
      <w:r w:rsidR="00C65395" w:rsidRPr="004148F8">
        <w:rPr>
          <w:b/>
          <w:i/>
        </w:rPr>
        <w:t>Recruitment (September 20</w:t>
      </w:r>
      <w:r w:rsidR="00CA7307">
        <w:rPr>
          <w:b/>
          <w:i/>
        </w:rPr>
        <w:t>12 to Sep 2014</w:t>
      </w:r>
      <w:r w:rsidR="009108BF" w:rsidRPr="004148F8">
        <w:rPr>
          <w:b/>
          <w:i/>
        </w:rPr>
        <w:t>)</w:t>
      </w:r>
    </w:p>
    <w:p w:rsidR="00F67E1B" w:rsidRPr="000C1A61" w:rsidRDefault="00F67E1B" w:rsidP="00C65395">
      <w:pPr>
        <w:pStyle w:val="NoSpacing"/>
        <w:spacing w:line="360" w:lineRule="auto"/>
        <w:rPr>
          <w:b/>
        </w:rPr>
      </w:pPr>
      <w:r w:rsidRPr="000C1A61">
        <w:rPr>
          <w:b/>
        </w:rPr>
        <w:t>Major Responsibilities</w:t>
      </w:r>
    </w:p>
    <w:p w:rsidR="00F67E1B" w:rsidRDefault="00F67E1B" w:rsidP="00322664">
      <w:pPr>
        <w:pStyle w:val="NoSpacing"/>
        <w:numPr>
          <w:ilvl w:val="0"/>
          <w:numId w:val="5"/>
        </w:numPr>
        <w:spacing w:line="276" w:lineRule="auto"/>
      </w:pPr>
      <w:r>
        <w:t>Manag</w:t>
      </w:r>
      <w:r w:rsidR="008308CA">
        <w:t>ing both aspects of Recruitment</w:t>
      </w:r>
      <w:r>
        <w:t xml:space="preserve"> hiring and building </w:t>
      </w:r>
      <w:r w:rsidR="003F2ECB">
        <w:t>invigorating</w:t>
      </w:r>
      <w:r>
        <w:t xml:space="preserve"> relationships with clients.</w:t>
      </w:r>
    </w:p>
    <w:p w:rsidR="00F67E1B" w:rsidRDefault="00F67E1B" w:rsidP="00592405">
      <w:pPr>
        <w:pStyle w:val="NoSpacing"/>
        <w:numPr>
          <w:ilvl w:val="0"/>
          <w:numId w:val="5"/>
        </w:numPr>
        <w:spacing w:line="276" w:lineRule="auto"/>
      </w:pPr>
      <w:r>
        <w:t>Frequent interaction with the HR representatives of Clients for new requirements, interview-coordination andfeedback.</w:t>
      </w:r>
    </w:p>
    <w:p w:rsidR="00F67E1B" w:rsidRDefault="00F67E1B" w:rsidP="00322664">
      <w:pPr>
        <w:pStyle w:val="NoSpacing"/>
        <w:numPr>
          <w:ilvl w:val="0"/>
          <w:numId w:val="5"/>
        </w:numPr>
        <w:spacing w:line="276" w:lineRule="auto"/>
      </w:pPr>
      <w:r>
        <w:t>Resource Generation through database search, references, job-sites etc.</w:t>
      </w:r>
    </w:p>
    <w:p w:rsidR="00F67E1B" w:rsidRDefault="00F67E1B" w:rsidP="00322664">
      <w:pPr>
        <w:pStyle w:val="NoSpacing"/>
        <w:numPr>
          <w:ilvl w:val="0"/>
          <w:numId w:val="5"/>
        </w:numPr>
        <w:spacing w:line="276" w:lineRule="auto"/>
      </w:pPr>
      <w:r>
        <w:t>Thorough Understanding of Requirements and sourcing right candidates for their Manpower positions.</w:t>
      </w:r>
    </w:p>
    <w:p w:rsidR="0095205E" w:rsidRDefault="00F67E1B" w:rsidP="0095205E">
      <w:pPr>
        <w:pStyle w:val="NoSpacing"/>
        <w:numPr>
          <w:ilvl w:val="0"/>
          <w:numId w:val="5"/>
        </w:numPr>
        <w:spacing w:line="276" w:lineRule="auto"/>
      </w:pPr>
      <w:r>
        <w:t>Screening, short listing of resumes o</w:t>
      </w:r>
      <w:r w:rsidR="003F2ECB">
        <w:t xml:space="preserve">n the basis of skills, </w:t>
      </w:r>
      <w:r>
        <w:t>work exp., educational background.</w:t>
      </w:r>
    </w:p>
    <w:p w:rsidR="0095205E" w:rsidRDefault="0095205E" w:rsidP="0095205E">
      <w:pPr>
        <w:pStyle w:val="NoSpacing"/>
        <w:numPr>
          <w:ilvl w:val="0"/>
          <w:numId w:val="5"/>
        </w:numPr>
        <w:spacing w:line="276" w:lineRule="auto"/>
      </w:pPr>
      <w:r>
        <w:t xml:space="preserve">Managing </w:t>
      </w:r>
      <w:r w:rsidR="007E4B4F" w:rsidRPr="007E4B4F">
        <w:t>Background Verification checks</w:t>
      </w:r>
      <w:r>
        <w:t xml:space="preserve"> of selected candidates for Exclusive clients.</w:t>
      </w:r>
    </w:p>
    <w:p w:rsidR="0095205E" w:rsidRDefault="0095205E" w:rsidP="0095205E">
      <w:pPr>
        <w:pStyle w:val="NoSpacing"/>
        <w:numPr>
          <w:ilvl w:val="0"/>
          <w:numId w:val="5"/>
        </w:numPr>
        <w:spacing w:line="276" w:lineRule="auto"/>
      </w:pPr>
      <w:r>
        <w:t>Ensure complete documentation of selected candidates on client’</w:t>
      </w:r>
      <w:r w:rsidR="00033A7C">
        <w:t xml:space="preserve">s </w:t>
      </w:r>
      <w:r>
        <w:t>demand at PAN India level.</w:t>
      </w:r>
    </w:p>
    <w:p w:rsidR="00F67E1B" w:rsidRDefault="00F67E1B" w:rsidP="00322664">
      <w:pPr>
        <w:pStyle w:val="NoSpacing"/>
        <w:numPr>
          <w:ilvl w:val="0"/>
          <w:numId w:val="5"/>
        </w:numPr>
        <w:spacing w:line="276" w:lineRule="auto"/>
      </w:pPr>
      <w:r>
        <w:t xml:space="preserve">Preparing weekly </w:t>
      </w:r>
      <w:r w:rsidR="00033A7C">
        <w:t>and monthly rep</w:t>
      </w:r>
      <w:r w:rsidR="00175B7F">
        <w:t xml:space="preserve">orts </w:t>
      </w:r>
      <w:r w:rsidR="00033A7C">
        <w:t xml:space="preserve">and maintaining database at large scale. </w:t>
      </w:r>
    </w:p>
    <w:p w:rsidR="00F67E1B" w:rsidRDefault="00F67E1B" w:rsidP="00F67E1B">
      <w:pPr>
        <w:pStyle w:val="NoSpacing"/>
        <w:spacing w:line="276" w:lineRule="auto"/>
      </w:pPr>
    </w:p>
    <w:p w:rsidR="00F67E1B" w:rsidRPr="00F67E1B" w:rsidRDefault="00F67E1B" w:rsidP="00592405">
      <w:pPr>
        <w:pStyle w:val="NoSpacing"/>
        <w:spacing w:line="360" w:lineRule="auto"/>
        <w:rPr>
          <w:b/>
          <w:sz w:val="24"/>
          <w:u w:val="single"/>
        </w:rPr>
      </w:pPr>
      <w:proofErr w:type="gramStart"/>
      <w:r w:rsidRPr="00F67E1B">
        <w:rPr>
          <w:b/>
          <w:sz w:val="24"/>
          <w:u w:val="single"/>
        </w:rPr>
        <w:t>IT</w:t>
      </w:r>
      <w:proofErr w:type="gramEnd"/>
      <w:r w:rsidRPr="00F67E1B">
        <w:rPr>
          <w:b/>
          <w:sz w:val="24"/>
          <w:u w:val="single"/>
        </w:rPr>
        <w:t xml:space="preserve"> Proficiency</w:t>
      </w:r>
    </w:p>
    <w:p w:rsidR="00F67E1B" w:rsidRDefault="00592405" w:rsidP="00592405">
      <w:pPr>
        <w:pStyle w:val="NoSpacing"/>
        <w:numPr>
          <w:ilvl w:val="0"/>
          <w:numId w:val="7"/>
        </w:numPr>
        <w:spacing w:line="276" w:lineRule="auto"/>
      </w:pPr>
      <w:r>
        <w:t xml:space="preserve">Good </w:t>
      </w:r>
      <w:r w:rsidR="003C47E4">
        <w:t xml:space="preserve">knowledge of Microsoft Office </w:t>
      </w:r>
      <w:r w:rsidR="00F67E1B">
        <w:t>(Word, Excel, and Power Point)</w:t>
      </w:r>
    </w:p>
    <w:p w:rsidR="00F67E1B" w:rsidRDefault="00F67E1B" w:rsidP="00F67E1B">
      <w:pPr>
        <w:pStyle w:val="NoSpacing"/>
        <w:spacing w:line="276" w:lineRule="auto"/>
      </w:pPr>
    </w:p>
    <w:p w:rsidR="00F67E1B" w:rsidRPr="00F67E1B" w:rsidRDefault="00F67E1B" w:rsidP="00592405">
      <w:pPr>
        <w:pStyle w:val="NoSpacing"/>
        <w:spacing w:line="360" w:lineRule="auto"/>
        <w:rPr>
          <w:b/>
          <w:sz w:val="24"/>
          <w:u w:val="single"/>
        </w:rPr>
      </w:pPr>
      <w:r w:rsidRPr="00F67E1B">
        <w:rPr>
          <w:b/>
          <w:sz w:val="24"/>
          <w:u w:val="single"/>
        </w:rPr>
        <w:t>Personal Details</w:t>
      </w:r>
    </w:p>
    <w:p w:rsidR="00F67E1B" w:rsidRDefault="00592405" w:rsidP="00592405">
      <w:pPr>
        <w:pStyle w:val="NoSpacing"/>
        <w:spacing w:line="276" w:lineRule="auto"/>
        <w:ind w:left="720"/>
      </w:pPr>
      <w:r>
        <w:t>Date of Birth</w:t>
      </w:r>
      <w:r>
        <w:tab/>
      </w:r>
      <w:r>
        <w:tab/>
        <w:t>:</w:t>
      </w:r>
      <w:r w:rsidR="00F67E1B">
        <w:t xml:space="preserve"> 27th Jun 1990</w:t>
      </w:r>
    </w:p>
    <w:p w:rsidR="00592405" w:rsidRDefault="00592405" w:rsidP="00592405">
      <w:pPr>
        <w:pStyle w:val="NoSpacing"/>
        <w:spacing w:line="276" w:lineRule="auto"/>
        <w:ind w:left="720"/>
      </w:pPr>
      <w:r>
        <w:t>Father’s Name</w:t>
      </w:r>
      <w:r>
        <w:tab/>
      </w:r>
      <w:r>
        <w:tab/>
        <w:t>: Mr Ramesh Singh</w:t>
      </w:r>
    </w:p>
    <w:p w:rsidR="00592405" w:rsidRDefault="00592405" w:rsidP="00F67E1B">
      <w:pPr>
        <w:pStyle w:val="NoSpacing"/>
        <w:spacing w:line="276" w:lineRule="auto"/>
      </w:pPr>
    </w:p>
    <w:p w:rsidR="00592405" w:rsidRDefault="00592405" w:rsidP="00F67E1B">
      <w:pPr>
        <w:pStyle w:val="NoSpacing"/>
        <w:spacing w:line="276" w:lineRule="auto"/>
      </w:pPr>
    </w:p>
    <w:p w:rsidR="00707DDB" w:rsidRDefault="00707DDB" w:rsidP="00F67E1B">
      <w:pPr>
        <w:pStyle w:val="NoSpacing"/>
        <w:spacing w:line="276" w:lineRule="auto"/>
      </w:pPr>
    </w:p>
    <w:p w:rsidR="00707DDB" w:rsidRDefault="00707DDB" w:rsidP="00F67E1B">
      <w:pPr>
        <w:pStyle w:val="NoSpacing"/>
        <w:spacing w:line="276" w:lineRule="auto"/>
      </w:pPr>
    </w:p>
    <w:p w:rsidR="00592405" w:rsidRPr="00592405" w:rsidRDefault="00592405" w:rsidP="00592405">
      <w:pPr>
        <w:pStyle w:val="NoSpacing"/>
        <w:rPr>
          <w:b/>
        </w:rPr>
      </w:pPr>
      <w:r w:rsidRPr="00592405">
        <w:rPr>
          <w:b/>
        </w:rPr>
        <w:t>Date:</w:t>
      </w:r>
    </w:p>
    <w:p w:rsidR="00592405" w:rsidRPr="00592405" w:rsidRDefault="00592405" w:rsidP="00592405">
      <w:pPr>
        <w:pStyle w:val="NoSpacing"/>
        <w:rPr>
          <w:b/>
          <w:sz w:val="24"/>
        </w:rPr>
      </w:pPr>
      <w:r w:rsidRPr="00592405">
        <w:rPr>
          <w:b/>
        </w:rPr>
        <w:t xml:space="preserve">Place: New Delhi </w:t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</w:rPr>
        <w:tab/>
      </w:r>
      <w:r w:rsidRPr="00592405">
        <w:rPr>
          <w:b/>
          <w:sz w:val="24"/>
        </w:rPr>
        <w:t>(POOJA LINGWAL)</w:t>
      </w:r>
    </w:p>
    <w:sectPr w:rsidR="00592405" w:rsidRPr="00592405" w:rsidSect="00592405">
      <w:pgSz w:w="12240" w:h="15840"/>
      <w:pgMar w:top="945" w:right="1080" w:bottom="81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7A6FF2"/>
    <w:multiLevelType w:val="hybridMultilevel"/>
    <w:tmpl w:val="B5783E26"/>
    <w:lvl w:ilvl="0" w:tplc="D81EB7E0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7048FB"/>
    <w:multiLevelType w:val="hybridMultilevel"/>
    <w:tmpl w:val="ED86C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CE2A8A"/>
    <w:multiLevelType w:val="hybridMultilevel"/>
    <w:tmpl w:val="BD2E138A"/>
    <w:lvl w:ilvl="0" w:tplc="0BAC3A4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7D47CF"/>
    <w:multiLevelType w:val="hybridMultilevel"/>
    <w:tmpl w:val="3B8CDED4"/>
    <w:lvl w:ilvl="0" w:tplc="DB748008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B90450"/>
    <w:multiLevelType w:val="hybridMultilevel"/>
    <w:tmpl w:val="FE20B94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1" w:tplc="40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21276A3"/>
    <w:multiLevelType w:val="hybridMultilevel"/>
    <w:tmpl w:val="21DE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9C694C"/>
    <w:multiLevelType w:val="hybridMultilevel"/>
    <w:tmpl w:val="CAC47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8BD9E">
      <w:start w:val="2012"/>
      <w:numFmt w:val="bullet"/>
      <w:lvlText w:val="•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E71F09"/>
    <w:multiLevelType w:val="hybridMultilevel"/>
    <w:tmpl w:val="BB380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00BCE"/>
    <w:rsid w:val="00033A7C"/>
    <w:rsid w:val="000C1A61"/>
    <w:rsid w:val="001046DE"/>
    <w:rsid w:val="0012705B"/>
    <w:rsid w:val="00130060"/>
    <w:rsid w:val="00156FD8"/>
    <w:rsid w:val="00175B7F"/>
    <w:rsid w:val="00195A3D"/>
    <w:rsid w:val="001B12D3"/>
    <w:rsid w:val="001D1E08"/>
    <w:rsid w:val="001F5CA5"/>
    <w:rsid w:val="00210FFE"/>
    <w:rsid w:val="00280B15"/>
    <w:rsid w:val="00295FA3"/>
    <w:rsid w:val="002C1DA6"/>
    <w:rsid w:val="00301ACE"/>
    <w:rsid w:val="00322664"/>
    <w:rsid w:val="003331A3"/>
    <w:rsid w:val="003B63DF"/>
    <w:rsid w:val="003C47E4"/>
    <w:rsid w:val="003D72B8"/>
    <w:rsid w:val="003F2ECB"/>
    <w:rsid w:val="004148F8"/>
    <w:rsid w:val="00415386"/>
    <w:rsid w:val="00463661"/>
    <w:rsid w:val="004C39FE"/>
    <w:rsid w:val="004E2C42"/>
    <w:rsid w:val="004E44A7"/>
    <w:rsid w:val="004F73E6"/>
    <w:rsid w:val="00500E45"/>
    <w:rsid w:val="005704CA"/>
    <w:rsid w:val="0058520E"/>
    <w:rsid w:val="00592405"/>
    <w:rsid w:val="005931F6"/>
    <w:rsid w:val="005B3050"/>
    <w:rsid w:val="005C19DB"/>
    <w:rsid w:val="00614083"/>
    <w:rsid w:val="00624078"/>
    <w:rsid w:val="006A3D73"/>
    <w:rsid w:val="006C1222"/>
    <w:rsid w:val="006C17A3"/>
    <w:rsid w:val="006E3275"/>
    <w:rsid w:val="006E69D6"/>
    <w:rsid w:val="00707DDB"/>
    <w:rsid w:val="007147E9"/>
    <w:rsid w:val="00762E52"/>
    <w:rsid w:val="007810D0"/>
    <w:rsid w:val="007E4B4F"/>
    <w:rsid w:val="00805B05"/>
    <w:rsid w:val="008308CA"/>
    <w:rsid w:val="00832AF5"/>
    <w:rsid w:val="00857A94"/>
    <w:rsid w:val="008F7CDC"/>
    <w:rsid w:val="0090178E"/>
    <w:rsid w:val="009108BF"/>
    <w:rsid w:val="0095205E"/>
    <w:rsid w:val="00961F18"/>
    <w:rsid w:val="009A2A23"/>
    <w:rsid w:val="009A4C38"/>
    <w:rsid w:val="00A16F21"/>
    <w:rsid w:val="00A263FF"/>
    <w:rsid w:val="00A3513A"/>
    <w:rsid w:val="00A71D5B"/>
    <w:rsid w:val="00A93346"/>
    <w:rsid w:val="00A94BB3"/>
    <w:rsid w:val="00A962C4"/>
    <w:rsid w:val="00A97C77"/>
    <w:rsid w:val="00AA5D2B"/>
    <w:rsid w:val="00AE38E2"/>
    <w:rsid w:val="00B356F2"/>
    <w:rsid w:val="00B36FEA"/>
    <w:rsid w:val="00B41FAD"/>
    <w:rsid w:val="00B6196C"/>
    <w:rsid w:val="00B8325E"/>
    <w:rsid w:val="00B965D2"/>
    <w:rsid w:val="00C00BCE"/>
    <w:rsid w:val="00C24D2A"/>
    <w:rsid w:val="00C44A43"/>
    <w:rsid w:val="00C53172"/>
    <w:rsid w:val="00C65395"/>
    <w:rsid w:val="00CA7307"/>
    <w:rsid w:val="00CD24CC"/>
    <w:rsid w:val="00CE75AF"/>
    <w:rsid w:val="00D63AFE"/>
    <w:rsid w:val="00DD6F31"/>
    <w:rsid w:val="00E412D0"/>
    <w:rsid w:val="00E62207"/>
    <w:rsid w:val="00E74230"/>
    <w:rsid w:val="00EC49BD"/>
    <w:rsid w:val="00EC687F"/>
    <w:rsid w:val="00EF75E8"/>
    <w:rsid w:val="00F17F93"/>
    <w:rsid w:val="00F67E1B"/>
    <w:rsid w:val="00FA18EF"/>
    <w:rsid w:val="00FE0063"/>
    <w:rsid w:val="00FF0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A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0BC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2E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65D2"/>
    <w:pPr>
      <w:ind w:left="720"/>
      <w:contextualSpacing/>
    </w:pPr>
  </w:style>
  <w:style w:type="paragraph" w:styleId="NoSpacing">
    <w:name w:val="No Spacing"/>
    <w:uiPriority w:val="1"/>
    <w:qFormat/>
    <w:rsid w:val="00F67E1B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A71D5B"/>
  </w:style>
  <w:style w:type="character" w:styleId="Strong">
    <w:name w:val="Strong"/>
    <w:basedOn w:val="DefaultParagraphFont"/>
    <w:uiPriority w:val="22"/>
    <w:qFormat/>
    <w:rsid w:val="004E2C4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0BC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62E5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65D2"/>
    <w:pPr>
      <w:ind w:left="720"/>
      <w:contextualSpacing/>
    </w:pPr>
  </w:style>
  <w:style w:type="paragraph" w:styleId="NoSpacing">
    <w:name w:val="No Spacing"/>
    <w:uiPriority w:val="1"/>
    <w:qFormat/>
    <w:rsid w:val="00F67E1B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A71D5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.puja.2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89986-3CC0-4F8C-BFEB-E74219EA4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roop</dc:creator>
  <cp:lastModifiedBy>Venus</cp:lastModifiedBy>
  <cp:revision>7</cp:revision>
  <dcterms:created xsi:type="dcterms:W3CDTF">2017-03-09T12:56:00Z</dcterms:created>
  <dcterms:modified xsi:type="dcterms:W3CDTF">2017-03-09T13:06:00Z</dcterms:modified>
</cp:coreProperties>
</file>