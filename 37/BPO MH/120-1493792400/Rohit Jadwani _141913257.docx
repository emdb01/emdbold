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52E4F5" w14:textId="77777777" w:rsidR="00696EE0" w:rsidRDefault="0083425D">
      <w:pPr>
        <w:jc w:val="center"/>
        <w:rPr>
          <w:rFonts w:ascii="Bookman Old Style" w:hAnsi="Bookman Old Style"/>
          <w:b/>
          <w:sz w:val="28"/>
          <w:szCs w:val="28"/>
        </w:rPr>
      </w:pPr>
      <w:bookmarkStart w:id="0" w:name="_GoBack"/>
      <w:bookmarkEnd w:id="0"/>
      <w:proofErr w:type="spellStart"/>
      <w:r>
        <w:rPr>
          <w:rFonts w:ascii="Bookman Old Style" w:hAnsi="Bookman Old Style"/>
          <w:b/>
          <w:sz w:val="28"/>
          <w:szCs w:val="28"/>
        </w:rPr>
        <w:t>Rohit</w:t>
      </w:r>
      <w:proofErr w:type="spellEnd"/>
      <w:r w:rsidR="005C598C">
        <w:rPr>
          <w:rFonts w:ascii="Bookman Old Style" w:hAnsi="Bookman Old Style"/>
          <w:b/>
          <w:sz w:val="28"/>
          <w:szCs w:val="28"/>
        </w:rPr>
        <w:t xml:space="preserve"> J. </w:t>
      </w:r>
      <w:proofErr w:type="spellStart"/>
      <w:r w:rsidR="005C598C">
        <w:rPr>
          <w:rFonts w:ascii="Bookman Old Style" w:hAnsi="Bookman Old Style"/>
          <w:b/>
          <w:sz w:val="28"/>
          <w:szCs w:val="28"/>
        </w:rPr>
        <w:t>Jadwani</w:t>
      </w:r>
      <w:proofErr w:type="spellEnd"/>
    </w:p>
    <w:p w14:paraId="44268703" w14:textId="77777777" w:rsidR="00696EE0" w:rsidRDefault="00696EE0">
      <w:pPr>
        <w:jc w:val="center"/>
        <w:rPr>
          <w:ins w:id="1" w:author="Tushar" w:date="2007-02-06T19:44:00Z"/>
          <w:rFonts w:ascii="Bookman Old Style" w:hAnsi="Bookman Old Style"/>
          <w:sz w:val="20"/>
        </w:rPr>
      </w:pPr>
    </w:p>
    <w:p w14:paraId="1516492C" w14:textId="77777777" w:rsidR="00696EE0" w:rsidRDefault="00696EE0" w:rsidP="0083425D">
      <w:pPr>
        <w:rPr>
          <w:rFonts w:ascii="Bookman Old Style" w:hAnsi="Bookman Old Style"/>
          <w:sz w:val="20"/>
        </w:rPr>
      </w:pPr>
      <w:ins w:id="2" w:author="Tushar" w:date="2007-02-06T19:44:00Z">
        <w:r>
          <w:rPr>
            <w:rFonts w:ascii="Bookman Old Style" w:hAnsi="Bookman Old Style"/>
            <w:sz w:val="20"/>
          </w:rPr>
          <w:t xml:space="preserve">Mobile: </w:t>
        </w:r>
      </w:ins>
      <w:r w:rsidR="00B2646A">
        <w:rPr>
          <w:rFonts w:ascii="Bookman Old Style" w:hAnsi="Bookman Old Style"/>
          <w:sz w:val="20"/>
        </w:rPr>
        <w:t xml:space="preserve">+91 </w:t>
      </w:r>
      <w:r w:rsidR="0083425D">
        <w:rPr>
          <w:rFonts w:ascii="Bookman Old Style" w:hAnsi="Bookman Old Style"/>
          <w:sz w:val="20"/>
        </w:rPr>
        <w:t>8733948101</w:t>
      </w:r>
      <w:r w:rsidR="00B2646A">
        <w:rPr>
          <w:rFonts w:ascii="Bookman Old Style" w:hAnsi="Bookman Old Style"/>
          <w:sz w:val="20"/>
        </w:rPr>
        <w:t xml:space="preserve">     </w:t>
      </w:r>
      <w:r w:rsidR="0083425D">
        <w:rPr>
          <w:rFonts w:ascii="Bookman Old Style" w:hAnsi="Bookman Old Style"/>
          <w:sz w:val="20"/>
        </w:rPr>
        <w:tab/>
      </w:r>
      <w:r w:rsidR="0083425D">
        <w:rPr>
          <w:rFonts w:ascii="Bookman Old Style" w:hAnsi="Bookman Old Style"/>
          <w:sz w:val="20"/>
        </w:rPr>
        <w:tab/>
      </w:r>
      <w:r w:rsidR="0083425D">
        <w:rPr>
          <w:rFonts w:ascii="Bookman Old Style" w:hAnsi="Bookman Old Style"/>
          <w:sz w:val="20"/>
        </w:rPr>
        <w:tab/>
      </w:r>
      <w:r w:rsidR="0083425D">
        <w:rPr>
          <w:rFonts w:ascii="Bookman Old Style" w:hAnsi="Bookman Old Style"/>
          <w:sz w:val="20"/>
        </w:rPr>
        <w:tab/>
      </w:r>
      <w:ins w:id="3" w:author="Tushar" w:date="2007-02-06T19:44:00Z">
        <w:r>
          <w:rPr>
            <w:rFonts w:ascii="Bookman Old Style" w:hAnsi="Bookman Old Style"/>
            <w:sz w:val="20"/>
          </w:rPr>
          <w:t xml:space="preserve">Email: </w:t>
        </w:r>
      </w:ins>
      <w:r w:rsidR="00CD3B93">
        <w:rPr>
          <w:rFonts w:ascii="Bookman Old Style" w:hAnsi="Bookman Old Style"/>
          <w:sz w:val="20"/>
        </w:rPr>
        <w:t xml:space="preserve"> </w:t>
      </w:r>
      <w:r w:rsidR="0083425D">
        <w:rPr>
          <w:rFonts w:ascii="Bookman Old Style" w:hAnsi="Bookman Old Style"/>
          <w:color w:val="000000"/>
          <w:sz w:val="20"/>
        </w:rPr>
        <w:t>jadwanirohit4@gmail.com</w:t>
      </w:r>
    </w:p>
    <w:p w14:paraId="1301D09D" w14:textId="77777777" w:rsidR="00696EE0" w:rsidRDefault="00696EE0">
      <w:pPr>
        <w:pBdr>
          <w:bottom w:val="thinThickThinSmallGap" w:sz="24" w:space="1" w:color="auto"/>
        </w:pBdr>
        <w:rPr>
          <w:rFonts w:ascii="Bookman Old Style" w:hAnsi="Bookman Old Style"/>
          <w:sz w:val="20"/>
        </w:rPr>
      </w:pPr>
    </w:p>
    <w:p w14:paraId="47ACD048" w14:textId="77777777" w:rsidR="00696EE0" w:rsidRPr="004E79F1" w:rsidRDefault="00696EE0" w:rsidP="004E79F1">
      <w:p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color w:val="0000FF"/>
          <w:sz w:val="20"/>
        </w:rPr>
        <w:t xml:space="preserve"> </w:t>
      </w:r>
    </w:p>
    <w:p w14:paraId="4BBF2B4E" w14:textId="77777777" w:rsidR="005D16E9" w:rsidRPr="005D16E9" w:rsidRDefault="008544F2" w:rsidP="005D16E9">
      <w:pPr>
        <w:pBdr>
          <w:top w:val="double" w:sz="4" w:space="1" w:color="auto"/>
          <w:bottom w:val="double" w:sz="4" w:space="1" w:color="auto"/>
        </w:pBdr>
        <w:shd w:val="clear" w:color="auto" w:fill="D9D9D9"/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Brief Overview</w:t>
      </w:r>
    </w:p>
    <w:p w14:paraId="7FED1E4F" w14:textId="77777777" w:rsidR="005D16E9" w:rsidRPr="00A55F6C" w:rsidRDefault="005D16E9" w:rsidP="003A49A6">
      <w:pPr>
        <w:ind w:left="360"/>
        <w:jc w:val="both"/>
        <w:rPr>
          <w:rFonts w:ascii="Bookman Old Style" w:hAnsi="Bookman Old Style" w:cs="Tahoma"/>
          <w:sz w:val="20"/>
        </w:rPr>
      </w:pPr>
    </w:p>
    <w:p w14:paraId="46B0A7C6" w14:textId="77777777" w:rsidR="005D16E9" w:rsidRPr="00A55F6C" w:rsidRDefault="005C598C" w:rsidP="003A49A6">
      <w:pPr>
        <w:numPr>
          <w:ilvl w:val="0"/>
          <w:numId w:val="24"/>
        </w:numPr>
        <w:jc w:val="both"/>
        <w:rPr>
          <w:rFonts w:ascii="Bookman Old Style" w:hAnsi="Bookman Old Style" w:cs="Tahoma"/>
          <w:sz w:val="20"/>
        </w:rPr>
      </w:pPr>
      <w:r w:rsidRPr="005C598C">
        <w:rPr>
          <w:rFonts w:ascii="Bookman Old Style" w:hAnsi="Bookman Old Style" w:cs="Tahoma"/>
          <w:sz w:val="20"/>
        </w:rPr>
        <w:t>Business professional with strong analytical and reporting skills.</w:t>
      </w:r>
    </w:p>
    <w:p w14:paraId="02212024" w14:textId="77777777" w:rsidR="005D16E9" w:rsidRPr="00A55F6C" w:rsidRDefault="005C598C" w:rsidP="003A49A6">
      <w:pPr>
        <w:numPr>
          <w:ilvl w:val="0"/>
          <w:numId w:val="24"/>
        </w:numPr>
        <w:jc w:val="both"/>
        <w:rPr>
          <w:rFonts w:ascii="Bookman Old Style" w:hAnsi="Bookman Old Style" w:cs="Tahoma"/>
          <w:sz w:val="20"/>
        </w:rPr>
      </w:pPr>
      <w:r w:rsidRPr="009E259B">
        <w:rPr>
          <w:rFonts w:ascii="Bookman Old Style" w:hAnsi="Bookman Old Style" w:cs="Tahoma"/>
          <w:sz w:val="20"/>
        </w:rPr>
        <w:t>Assisted in implementation of new Applications and assisted in training</w:t>
      </w:r>
      <w:r w:rsidR="00696EE0" w:rsidRPr="00A55F6C">
        <w:rPr>
          <w:rFonts w:ascii="Bookman Old Style" w:hAnsi="Bookman Old Style" w:cs="Tahoma"/>
          <w:sz w:val="20"/>
        </w:rPr>
        <w:t>.</w:t>
      </w:r>
    </w:p>
    <w:p w14:paraId="4BDAA3F3" w14:textId="77777777" w:rsidR="003A49A6" w:rsidRDefault="003A49A6" w:rsidP="003A49A6">
      <w:pPr>
        <w:numPr>
          <w:ilvl w:val="0"/>
          <w:numId w:val="24"/>
        </w:numPr>
        <w:jc w:val="both"/>
        <w:rPr>
          <w:rFonts w:ascii="Bookman Old Style" w:hAnsi="Bookman Old Style" w:cs="Tahoma"/>
          <w:sz w:val="20"/>
        </w:rPr>
      </w:pPr>
      <w:r w:rsidRPr="00A55F6C">
        <w:rPr>
          <w:rFonts w:ascii="Bookman Old Style" w:hAnsi="Bookman Old Style" w:cs="Tahoma"/>
          <w:sz w:val="20"/>
        </w:rPr>
        <w:t>Possess strong communication and interpersonal skills</w:t>
      </w:r>
      <w:r w:rsidR="005C598C">
        <w:rPr>
          <w:rFonts w:ascii="Bookman Old Style" w:hAnsi="Bookman Old Style" w:cs="Tahoma"/>
          <w:sz w:val="20"/>
        </w:rPr>
        <w:t>.</w:t>
      </w:r>
    </w:p>
    <w:p w14:paraId="1DD074D4" w14:textId="77777777" w:rsidR="005C598C" w:rsidRPr="005C598C" w:rsidRDefault="005C598C" w:rsidP="003A49A6">
      <w:pPr>
        <w:numPr>
          <w:ilvl w:val="0"/>
          <w:numId w:val="24"/>
        </w:numPr>
        <w:jc w:val="both"/>
        <w:rPr>
          <w:rFonts w:ascii="Bookman Old Style" w:hAnsi="Bookman Old Style" w:cs="Tahoma"/>
          <w:sz w:val="20"/>
        </w:rPr>
      </w:pPr>
      <w:r w:rsidRPr="009E259B">
        <w:rPr>
          <w:rFonts w:ascii="Bookman Old Style" w:hAnsi="Bookman Old Style" w:cs="Tahoma"/>
          <w:sz w:val="20"/>
        </w:rPr>
        <w:t>Innovative, goal-oriented, and creative approach to delivering results.</w:t>
      </w:r>
    </w:p>
    <w:p w14:paraId="611EA16F" w14:textId="77777777" w:rsidR="005C598C" w:rsidRPr="005C598C" w:rsidRDefault="005C598C" w:rsidP="003A49A6">
      <w:pPr>
        <w:numPr>
          <w:ilvl w:val="0"/>
          <w:numId w:val="24"/>
        </w:numPr>
        <w:jc w:val="both"/>
        <w:rPr>
          <w:rFonts w:ascii="Bookman Old Style" w:hAnsi="Bookman Old Style" w:cs="Tahoma"/>
          <w:sz w:val="20"/>
        </w:rPr>
      </w:pPr>
      <w:r w:rsidRPr="009E259B">
        <w:rPr>
          <w:rFonts w:ascii="Bookman Old Style" w:hAnsi="Bookman Old Style" w:cs="Tahoma"/>
          <w:sz w:val="20"/>
        </w:rPr>
        <w:t>Team player with outstanding interpersonal and problem-solving skills.</w:t>
      </w:r>
    </w:p>
    <w:p w14:paraId="6F2416E8" w14:textId="77777777" w:rsidR="005C598C" w:rsidRPr="005C598C" w:rsidRDefault="005C598C" w:rsidP="003A49A6">
      <w:pPr>
        <w:numPr>
          <w:ilvl w:val="0"/>
          <w:numId w:val="24"/>
        </w:numPr>
        <w:jc w:val="both"/>
        <w:rPr>
          <w:rFonts w:ascii="Bookman Old Style" w:hAnsi="Bookman Old Style" w:cs="Tahoma"/>
          <w:sz w:val="20"/>
        </w:rPr>
      </w:pPr>
      <w:r w:rsidRPr="009E259B">
        <w:rPr>
          <w:rFonts w:ascii="Bookman Old Style" w:hAnsi="Bookman Old Style" w:cs="Tahoma"/>
          <w:sz w:val="20"/>
        </w:rPr>
        <w:t>Coaching and development of new staff.</w:t>
      </w:r>
    </w:p>
    <w:p w14:paraId="568FBE96" w14:textId="77777777" w:rsidR="005C598C" w:rsidRPr="005C598C" w:rsidRDefault="005C598C" w:rsidP="003A49A6">
      <w:pPr>
        <w:numPr>
          <w:ilvl w:val="0"/>
          <w:numId w:val="24"/>
        </w:numPr>
        <w:jc w:val="both"/>
        <w:rPr>
          <w:rFonts w:ascii="Bookman Old Style" w:hAnsi="Bookman Old Style" w:cs="Tahoma"/>
          <w:sz w:val="20"/>
        </w:rPr>
      </w:pPr>
      <w:r w:rsidRPr="009E259B">
        <w:rPr>
          <w:rFonts w:ascii="Bookman Old Style" w:hAnsi="Bookman Old Style" w:cs="Tahoma"/>
          <w:sz w:val="20"/>
        </w:rPr>
        <w:t>Proven ability to manage multiple projects simultaneously while meeting inflexible deadlines.</w:t>
      </w:r>
    </w:p>
    <w:p w14:paraId="638F6784" w14:textId="77777777" w:rsidR="005C598C" w:rsidRPr="003F55C3" w:rsidRDefault="005C598C" w:rsidP="003A49A6">
      <w:pPr>
        <w:numPr>
          <w:ilvl w:val="0"/>
          <w:numId w:val="24"/>
        </w:numPr>
        <w:jc w:val="both"/>
        <w:rPr>
          <w:rFonts w:ascii="Bookman Old Style" w:hAnsi="Bookman Old Style" w:cs="Tahoma"/>
          <w:sz w:val="20"/>
        </w:rPr>
      </w:pPr>
      <w:r w:rsidRPr="009E259B">
        <w:rPr>
          <w:rFonts w:ascii="Bookman Old Style" w:hAnsi="Bookman Old Style" w:cs="Tahoma"/>
          <w:sz w:val="20"/>
        </w:rPr>
        <w:t>Creative, results-oriented business professional capable of leading groups through change engaging a positive, passionate, and proactive approach</w:t>
      </w:r>
    </w:p>
    <w:p w14:paraId="0F8329CB" w14:textId="77777777" w:rsidR="003F55C3" w:rsidRDefault="00554DEE" w:rsidP="003A49A6">
      <w:pPr>
        <w:numPr>
          <w:ilvl w:val="0"/>
          <w:numId w:val="24"/>
        </w:numPr>
        <w:jc w:val="both"/>
        <w:rPr>
          <w:rFonts w:ascii="Bookman Old Style" w:hAnsi="Bookman Old Style" w:cs="Tahoma"/>
          <w:sz w:val="20"/>
        </w:rPr>
      </w:pPr>
      <w:r>
        <w:rPr>
          <w:rFonts w:ascii="Bookman Old Style" w:hAnsi="Bookman Old Style" w:cs="Tahoma"/>
          <w:sz w:val="20"/>
        </w:rPr>
        <w:t>Familiar  with</w:t>
      </w:r>
      <w:r w:rsidR="003F55C3" w:rsidRPr="009E259B">
        <w:rPr>
          <w:rFonts w:ascii="Bookman Old Style" w:hAnsi="Bookman Old Style" w:cs="Tahoma"/>
          <w:sz w:val="20"/>
        </w:rPr>
        <w:t xml:space="preserve"> MS Word, PowerPoint</w:t>
      </w:r>
      <w:r>
        <w:rPr>
          <w:rFonts w:ascii="Bookman Old Style" w:hAnsi="Bookman Old Style" w:cs="Tahoma"/>
          <w:sz w:val="20"/>
        </w:rPr>
        <w:t>, Photoshop</w:t>
      </w:r>
      <w:r w:rsidR="003F55C3" w:rsidRPr="009E259B">
        <w:rPr>
          <w:rFonts w:ascii="Bookman Old Style" w:hAnsi="Bookman Old Style" w:cs="Tahoma"/>
          <w:sz w:val="20"/>
        </w:rPr>
        <w:t xml:space="preserve"> and Excel</w:t>
      </w:r>
    </w:p>
    <w:p w14:paraId="35E7075F" w14:textId="77777777" w:rsidR="00554DEE" w:rsidRDefault="00554DEE" w:rsidP="003A49A6">
      <w:pPr>
        <w:numPr>
          <w:ilvl w:val="0"/>
          <w:numId w:val="24"/>
        </w:numPr>
        <w:jc w:val="both"/>
        <w:rPr>
          <w:rFonts w:ascii="Bookman Old Style" w:hAnsi="Bookman Old Style" w:cs="Tahoma"/>
          <w:sz w:val="20"/>
        </w:rPr>
      </w:pPr>
      <w:r>
        <w:rPr>
          <w:rFonts w:ascii="Bookman Old Style" w:hAnsi="Bookman Old Style" w:cs="Tahoma"/>
          <w:sz w:val="20"/>
        </w:rPr>
        <w:t>Uploading on Ecommerce Sites.</w:t>
      </w:r>
    </w:p>
    <w:p w14:paraId="7B128AF2" w14:textId="77777777" w:rsidR="00554DEE" w:rsidRPr="00A55F6C" w:rsidRDefault="00554DEE" w:rsidP="003A49A6">
      <w:pPr>
        <w:numPr>
          <w:ilvl w:val="0"/>
          <w:numId w:val="24"/>
        </w:numPr>
        <w:jc w:val="both"/>
        <w:rPr>
          <w:rFonts w:ascii="Bookman Old Style" w:hAnsi="Bookman Old Style" w:cs="Tahoma"/>
          <w:sz w:val="20"/>
        </w:rPr>
      </w:pPr>
      <w:r>
        <w:rPr>
          <w:rFonts w:ascii="Bookman Old Style" w:hAnsi="Bookman Old Style" w:cs="Tahoma"/>
          <w:sz w:val="20"/>
        </w:rPr>
        <w:t>Customer Support (Voice and Non Voice)</w:t>
      </w:r>
    </w:p>
    <w:p w14:paraId="1169520A" w14:textId="77777777" w:rsidR="00D52B2E" w:rsidRDefault="00D52B2E" w:rsidP="00D52B2E">
      <w:pPr>
        <w:spacing w:before="120"/>
        <w:jc w:val="both"/>
        <w:rPr>
          <w:rFonts w:ascii="Bookman Old Style" w:hAnsi="Bookman Old Style" w:cs="Tahoma"/>
          <w:sz w:val="20"/>
        </w:rPr>
      </w:pPr>
    </w:p>
    <w:p w14:paraId="107D014F" w14:textId="77777777" w:rsidR="00D52B2E" w:rsidRDefault="00D52B2E" w:rsidP="00D52B2E">
      <w:pPr>
        <w:pBdr>
          <w:top w:val="double" w:sz="4" w:space="1" w:color="auto"/>
          <w:bottom w:val="double" w:sz="4" w:space="1" w:color="auto"/>
        </w:pBdr>
        <w:shd w:val="clear" w:color="auto" w:fill="D9D9D9"/>
        <w:jc w:val="center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>Professional work experience</w:t>
      </w:r>
    </w:p>
    <w:p w14:paraId="26A7E59A" w14:textId="77777777" w:rsidR="00D52B2E" w:rsidRDefault="00D52B2E" w:rsidP="00D52B2E">
      <w:pPr>
        <w:rPr>
          <w:rFonts w:ascii="Bookman Old Style" w:hAnsi="Bookman Old Style"/>
          <w:b/>
          <w:sz w:val="20"/>
        </w:rPr>
      </w:pPr>
    </w:p>
    <w:p w14:paraId="12201DBD" w14:textId="77777777" w:rsidR="00D52B2E" w:rsidRDefault="00D52B2E" w:rsidP="00D52B2E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 xml:space="preserve">Company: </w:t>
      </w:r>
      <w:r w:rsidR="0083425D">
        <w:rPr>
          <w:rFonts w:ascii="Bookman Old Style" w:hAnsi="Bookman Old Style"/>
          <w:b/>
          <w:sz w:val="20"/>
        </w:rPr>
        <w:t>Transform Solution Pvt. Ltd.</w:t>
      </w:r>
    </w:p>
    <w:p w14:paraId="75219880" w14:textId="77777777" w:rsidR="009804B9" w:rsidRDefault="0083425D" w:rsidP="00D52B2E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April</w:t>
      </w:r>
      <w:r w:rsidR="00BA16F8">
        <w:rPr>
          <w:rFonts w:ascii="Bookman Old Style" w:hAnsi="Bookman Old Style"/>
          <w:b/>
          <w:sz w:val="20"/>
        </w:rPr>
        <w:t>, 201</w:t>
      </w:r>
      <w:r>
        <w:rPr>
          <w:rFonts w:ascii="Bookman Old Style" w:hAnsi="Bookman Old Style"/>
          <w:b/>
          <w:sz w:val="20"/>
        </w:rPr>
        <w:t>2</w:t>
      </w:r>
      <w:r w:rsidR="00716919">
        <w:rPr>
          <w:rFonts w:ascii="Bookman Old Style" w:hAnsi="Bookman Old Style"/>
          <w:b/>
          <w:sz w:val="20"/>
        </w:rPr>
        <w:t xml:space="preserve"> – </w:t>
      </w:r>
      <w:r w:rsidR="00BA16F8">
        <w:rPr>
          <w:rFonts w:ascii="Bookman Old Style" w:hAnsi="Bookman Old Style"/>
          <w:b/>
          <w:sz w:val="20"/>
        </w:rPr>
        <w:t>April, 2013</w:t>
      </w:r>
    </w:p>
    <w:p w14:paraId="24E45339" w14:textId="77777777" w:rsidR="00D52B2E" w:rsidRDefault="0083425D" w:rsidP="00D52B2E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BPO Executive/Virtual Assistance</w:t>
      </w:r>
    </w:p>
    <w:p w14:paraId="66597AC3" w14:textId="77777777" w:rsidR="0028471D" w:rsidRDefault="0083425D" w:rsidP="0028471D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br/>
      </w:r>
      <w:r>
        <w:rPr>
          <w:rFonts w:ascii="Bookman Old Style" w:hAnsi="Bookman Old Style"/>
          <w:b/>
          <w:sz w:val="20"/>
        </w:rPr>
        <w:br/>
      </w:r>
      <w:r w:rsidR="0028471D">
        <w:rPr>
          <w:rFonts w:ascii="Bookman Old Style" w:hAnsi="Bookman Old Style"/>
          <w:b/>
          <w:sz w:val="20"/>
        </w:rPr>
        <w:t xml:space="preserve">Company: </w:t>
      </w:r>
      <w:proofErr w:type="spellStart"/>
      <w:r>
        <w:rPr>
          <w:rFonts w:ascii="Bookman Old Style" w:hAnsi="Bookman Old Style"/>
          <w:b/>
          <w:sz w:val="20"/>
        </w:rPr>
        <w:t>Ryhthm</w:t>
      </w:r>
      <w:proofErr w:type="spellEnd"/>
      <w:r>
        <w:rPr>
          <w:rFonts w:ascii="Bookman Old Style" w:hAnsi="Bookman Old Style"/>
          <w:b/>
          <w:sz w:val="20"/>
        </w:rPr>
        <w:t xml:space="preserve"> </w:t>
      </w:r>
      <w:proofErr w:type="spellStart"/>
      <w:r>
        <w:rPr>
          <w:rFonts w:ascii="Bookman Old Style" w:hAnsi="Bookman Old Style"/>
          <w:b/>
          <w:sz w:val="20"/>
        </w:rPr>
        <w:t>InfoCaller</w:t>
      </w:r>
      <w:proofErr w:type="spellEnd"/>
      <w:r>
        <w:rPr>
          <w:rFonts w:ascii="Bookman Old Style" w:hAnsi="Bookman Old Style"/>
          <w:b/>
          <w:sz w:val="20"/>
        </w:rPr>
        <w:t xml:space="preserve"> </w:t>
      </w:r>
      <w:proofErr w:type="spellStart"/>
      <w:r>
        <w:rPr>
          <w:rFonts w:ascii="Bookman Old Style" w:hAnsi="Bookman Old Style"/>
          <w:b/>
          <w:sz w:val="20"/>
        </w:rPr>
        <w:t>Pvt</w:t>
      </w:r>
      <w:r w:rsidR="0028471D">
        <w:rPr>
          <w:rFonts w:ascii="Bookman Old Style" w:hAnsi="Bookman Old Style"/>
          <w:b/>
          <w:sz w:val="20"/>
        </w:rPr>
        <w:t>.</w:t>
      </w:r>
      <w:proofErr w:type="spellEnd"/>
      <w:r>
        <w:rPr>
          <w:rFonts w:ascii="Bookman Old Style" w:hAnsi="Bookman Old Style"/>
          <w:b/>
          <w:sz w:val="20"/>
        </w:rPr>
        <w:t xml:space="preserve"> Ltd.</w:t>
      </w:r>
    </w:p>
    <w:p w14:paraId="11C76881" w14:textId="77777777" w:rsidR="0028471D" w:rsidRPr="005A54C8" w:rsidRDefault="0037164B" w:rsidP="005A54C8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April</w:t>
      </w:r>
      <w:r w:rsidR="0028471D" w:rsidRPr="005A54C8">
        <w:rPr>
          <w:rFonts w:ascii="Bookman Old Style" w:hAnsi="Bookman Old Style"/>
          <w:b/>
          <w:sz w:val="20"/>
        </w:rPr>
        <w:t xml:space="preserve">, </w:t>
      </w:r>
      <w:r w:rsidR="00BA16F8" w:rsidRPr="005A54C8">
        <w:rPr>
          <w:rFonts w:ascii="Bookman Old Style" w:hAnsi="Bookman Old Style"/>
          <w:b/>
          <w:sz w:val="20"/>
        </w:rPr>
        <w:t>20</w:t>
      </w:r>
      <w:r w:rsidR="0083425D" w:rsidRPr="005A54C8">
        <w:rPr>
          <w:rFonts w:ascii="Bookman Old Style" w:hAnsi="Bookman Old Style"/>
          <w:b/>
          <w:sz w:val="20"/>
        </w:rPr>
        <w:t>14</w:t>
      </w:r>
      <w:r w:rsidR="00716919" w:rsidRPr="005A54C8">
        <w:rPr>
          <w:rFonts w:ascii="Bookman Old Style" w:hAnsi="Bookman Old Style"/>
          <w:b/>
          <w:sz w:val="20"/>
        </w:rPr>
        <w:t xml:space="preserve"> – </w:t>
      </w:r>
      <w:r>
        <w:rPr>
          <w:rFonts w:ascii="Bookman Old Style" w:hAnsi="Bookman Old Style"/>
          <w:b/>
          <w:sz w:val="20"/>
        </w:rPr>
        <w:t>March</w:t>
      </w:r>
      <w:r w:rsidR="0083425D" w:rsidRPr="005A54C8">
        <w:rPr>
          <w:rFonts w:ascii="Bookman Old Style" w:hAnsi="Bookman Old Style"/>
          <w:b/>
          <w:sz w:val="20"/>
        </w:rPr>
        <w:t>,</w:t>
      </w:r>
      <w:r w:rsidR="0028471D" w:rsidRPr="005A54C8">
        <w:rPr>
          <w:rFonts w:ascii="Bookman Old Style" w:hAnsi="Bookman Old Style"/>
          <w:b/>
          <w:sz w:val="20"/>
        </w:rPr>
        <w:t xml:space="preserve"> </w:t>
      </w:r>
      <w:r>
        <w:rPr>
          <w:rFonts w:ascii="Bookman Old Style" w:hAnsi="Bookman Old Style"/>
          <w:b/>
          <w:sz w:val="20"/>
        </w:rPr>
        <w:t>2015</w:t>
      </w:r>
    </w:p>
    <w:p w14:paraId="2A00D24A" w14:textId="77777777" w:rsidR="0028471D" w:rsidRDefault="0083425D" w:rsidP="0028471D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Customer Support Executive</w:t>
      </w:r>
    </w:p>
    <w:p w14:paraId="7C9027E9" w14:textId="77777777" w:rsidR="0083425D" w:rsidRDefault="0083425D" w:rsidP="0028471D">
      <w:pPr>
        <w:rPr>
          <w:rFonts w:ascii="Bookman Old Style" w:hAnsi="Bookman Old Style"/>
          <w:b/>
          <w:sz w:val="20"/>
        </w:rPr>
      </w:pPr>
    </w:p>
    <w:p w14:paraId="41581D57" w14:textId="77777777" w:rsidR="0083425D" w:rsidRDefault="0083425D" w:rsidP="0028471D">
      <w:pPr>
        <w:rPr>
          <w:rFonts w:ascii="Bookman Old Style" w:hAnsi="Bookman Old Style"/>
          <w:b/>
          <w:sz w:val="20"/>
        </w:rPr>
      </w:pPr>
    </w:p>
    <w:p w14:paraId="6C6A6AA5" w14:textId="77777777" w:rsidR="0083425D" w:rsidRDefault="0083425D" w:rsidP="0083425D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Company: F3 FASHION</w:t>
      </w:r>
    </w:p>
    <w:p w14:paraId="498A2631" w14:textId="77777777" w:rsidR="0083425D" w:rsidRDefault="00CD56AE" w:rsidP="0083425D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April</w:t>
      </w:r>
      <w:r w:rsidR="00716919">
        <w:rPr>
          <w:rFonts w:ascii="Bookman Old Style" w:hAnsi="Bookman Old Style"/>
          <w:b/>
          <w:sz w:val="20"/>
        </w:rPr>
        <w:t xml:space="preserve">, </w:t>
      </w:r>
      <w:r w:rsidR="00BA16F8">
        <w:rPr>
          <w:rFonts w:ascii="Bookman Old Style" w:hAnsi="Bookman Old Style"/>
          <w:b/>
          <w:sz w:val="20"/>
        </w:rPr>
        <w:t>20</w:t>
      </w:r>
      <w:r w:rsidR="00716919">
        <w:rPr>
          <w:rFonts w:ascii="Bookman Old Style" w:hAnsi="Bookman Old Style"/>
          <w:b/>
          <w:sz w:val="20"/>
        </w:rPr>
        <w:t xml:space="preserve">15 – </w:t>
      </w:r>
      <w:r w:rsidR="009D7397">
        <w:rPr>
          <w:rFonts w:ascii="Bookman Old Style" w:hAnsi="Bookman Old Style"/>
          <w:b/>
          <w:sz w:val="20"/>
        </w:rPr>
        <w:t xml:space="preserve">November, </w:t>
      </w:r>
      <w:r w:rsidR="00BA16F8">
        <w:rPr>
          <w:rFonts w:ascii="Bookman Old Style" w:hAnsi="Bookman Old Style"/>
          <w:b/>
          <w:sz w:val="20"/>
        </w:rPr>
        <w:t>20</w:t>
      </w:r>
      <w:r w:rsidR="0083425D">
        <w:rPr>
          <w:rFonts w:ascii="Bookman Old Style" w:hAnsi="Bookman Old Style"/>
          <w:b/>
          <w:sz w:val="20"/>
        </w:rPr>
        <w:t>15</w:t>
      </w:r>
    </w:p>
    <w:p w14:paraId="53E7EF28" w14:textId="77777777" w:rsidR="0083425D" w:rsidRPr="003978B0" w:rsidRDefault="0083425D" w:rsidP="0083425D">
      <w:pPr>
        <w:rPr>
          <w:rFonts w:ascii="Bookman Old Style" w:hAnsi="Bookman Old Style"/>
          <w:b/>
          <w:color w:val="FF0000"/>
          <w:sz w:val="20"/>
        </w:rPr>
      </w:pPr>
      <w:r>
        <w:rPr>
          <w:rFonts w:ascii="Bookman Old Style" w:hAnsi="Bookman Old Style"/>
          <w:b/>
          <w:sz w:val="20"/>
        </w:rPr>
        <w:t xml:space="preserve">Ecommerce </w:t>
      </w:r>
      <w:r w:rsidR="009249EF">
        <w:rPr>
          <w:rFonts w:ascii="Bookman Old Style" w:hAnsi="Bookman Old Style"/>
          <w:b/>
          <w:sz w:val="20"/>
        </w:rPr>
        <w:t>Website Management</w:t>
      </w:r>
    </w:p>
    <w:p w14:paraId="03CEA4B5" w14:textId="77777777" w:rsidR="00716919" w:rsidRDefault="00716919" w:rsidP="00716919"/>
    <w:p w14:paraId="299158B2" w14:textId="77777777" w:rsidR="00C37088" w:rsidRDefault="00C37088" w:rsidP="00716919"/>
    <w:p w14:paraId="48046D32" w14:textId="77777777" w:rsidR="00716919" w:rsidRDefault="00716919" w:rsidP="00716919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Company: Patron Management</w:t>
      </w:r>
    </w:p>
    <w:p w14:paraId="6CDDEA68" w14:textId="77777777" w:rsidR="00716919" w:rsidRDefault="00BA16F8" w:rsidP="00716919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April, 201</w:t>
      </w:r>
      <w:r w:rsidR="00820A3B">
        <w:rPr>
          <w:rFonts w:ascii="Bookman Old Style" w:hAnsi="Bookman Old Style"/>
          <w:b/>
          <w:sz w:val="20"/>
        </w:rPr>
        <w:t>6</w:t>
      </w:r>
      <w:r w:rsidR="00261972">
        <w:rPr>
          <w:rFonts w:ascii="Bookman Old Style" w:hAnsi="Bookman Old Style"/>
          <w:b/>
          <w:sz w:val="20"/>
        </w:rPr>
        <w:t xml:space="preserve"> – </w:t>
      </w:r>
      <w:r w:rsidR="00B45D65">
        <w:rPr>
          <w:rFonts w:ascii="Bookman Old Style" w:hAnsi="Bookman Old Style"/>
          <w:b/>
          <w:sz w:val="20"/>
        </w:rPr>
        <w:t>October</w:t>
      </w:r>
      <w:r w:rsidR="00820A3B">
        <w:rPr>
          <w:rFonts w:ascii="Bookman Old Style" w:hAnsi="Bookman Old Style"/>
          <w:b/>
          <w:sz w:val="20"/>
        </w:rPr>
        <w:t xml:space="preserve">, </w:t>
      </w:r>
      <w:r>
        <w:rPr>
          <w:rFonts w:ascii="Bookman Old Style" w:hAnsi="Bookman Old Style"/>
          <w:b/>
          <w:sz w:val="20"/>
        </w:rPr>
        <w:t>20</w:t>
      </w:r>
      <w:r w:rsidR="00820A3B">
        <w:rPr>
          <w:rFonts w:ascii="Bookman Old Style" w:hAnsi="Bookman Old Style"/>
          <w:b/>
          <w:sz w:val="20"/>
        </w:rPr>
        <w:t>16</w:t>
      </w:r>
    </w:p>
    <w:p w14:paraId="1876906B" w14:textId="77777777" w:rsidR="000936D1" w:rsidRDefault="004053B4" w:rsidP="000936D1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Customer Support Executive</w:t>
      </w:r>
    </w:p>
    <w:p w14:paraId="178F1D6F" w14:textId="77777777" w:rsidR="00C37088" w:rsidRDefault="00C37088" w:rsidP="000936D1">
      <w:pPr>
        <w:rPr>
          <w:rFonts w:ascii="Bookman Old Style" w:hAnsi="Bookman Old Style"/>
          <w:b/>
          <w:sz w:val="20"/>
        </w:rPr>
      </w:pPr>
    </w:p>
    <w:p w14:paraId="6868E684" w14:textId="77777777" w:rsidR="00D12EEB" w:rsidRDefault="00D12EEB" w:rsidP="00D12EEB"/>
    <w:p w14:paraId="1B6042D4" w14:textId="77777777" w:rsidR="00D12EEB" w:rsidRDefault="00D12EEB" w:rsidP="00CB619B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Company: Furniture in Fashion</w:t>
      </w:r>
    </w:p>
    <w:p w14:paraId="56F06F91" w14:textId="77777777" w:rsidR="00193591" w:rsidRPr="000105D7" w:rsidRDefault="00D12EEB" w:rsidP="00193591">
      <w:pPr>
        <w:rPr>
          <w:rFonts w:ascii="Bookman Old Style" w:hAnsi="Bookman Old Style"/>
          <w:b/>
          <w:sz w:val="20"/>
        </w:rPr>
      </w:pPr>
      <w:r w:rsidRPr="000105D7">
        <w:rPr>
          <w:rFonts w:ascii="Bookman Old Style" w:hAnsi="Bookman Old Style"/>
          <w:b/>
          <w:sz w:val="20"/>
        </w:rPr>
        <w:t xml:space="preserve">November, </w:t>
      </w:r>
      <w:r w:rsidR="00BA16F8" w:rsidRPr="000105D7">
        <w:rPr>
          <w:rFonts w:ascii="Bookman Old Style" w:hAnsi="Bookman Old Style"/>
          <w:b/>
          <w:sz w:val="20"/>
        </w:rPr>
        <w:t>20</w:t>
      </w:r>
      <w:r w:rsidRPr="000105D7">
        <w:rPr>
          <w:rFonts w:ascii="Bookman Old Style" w:hAnsi="Bookman Old Style"/>
          <w:b/>
          <w:sz w:val="20"/>
        </w:rPr>
        <w:t>16</w:t>
      </w:r>
      <w:r w:rsidR="004053B4" w:rsidRPr="000105D7">
        <w:rPr>
          <w:rFonts w:ascii="Bookman Old Style" w:hAnsi="Bookman Old Style"/>
          <w:b/>
          <w:sz w:val="20"/>
        </w:rPr>
        <w:t xml:space="preserve"> </w:t>
      </w:r>
      <w:r w:rsidR="00193591" w:rsidRPr="000105D7">
        <w:rPr>
          <w:rFonts w:ascii="Bookman Old Style" w:hAnsi="Bookman Old Style"/>
          <w:b/>
          <w:sz w:val="20"/>
        </w:rPr>
        <w:t>– Present</w:t>
      </w:r>
    </w:p>
    <w:p w14:paraId="60F5027D" w14:textId="77777777" w:rsidR="00D12EEB" w:rsidRDefault="00D12EEB" w:rsidP="00CB619B">
      <w:p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Customer Support Executive</w:t>
      </w:r>
    </w:p>
    <w:p w14:paraId="326D5612" w14:textId="77777777" w:rsidR="0083425D" w:rsidRDefault="0083425D" w:rsidP="0028471D">
      <w:pPr>
        <w:rPr>
          <w:rFonts w:ascii="Bookman Old Style" w:hAnsi="Bookman Old Style"/>
          <w:b/>
          <w:sz w:val="20"/>
        </w:rPr>
      </w:pPr>
    </w:p>
    <w:p w14:paraId="278BB028" w14:textId="77777777" w:rsidR="00696EE0" w:rsidRDefault="00696EE0">
      <w:pPr>
        <w:rPr>
          <w:rFonts w:ascii="Bookman Old Style" w:hAnsi="Bookman Old Style"/>
          <w:b/>
          <w:sz w:val="20"/>
        </w:rPr>
      </w:pPr>
    </w:p>
    <w:p w14:paraId="34F1AA2D" w14:textId="77777777" w:rsidR="00696EE0" w:rsidRDefault="00696EE0">
      <w:pPr>
        <w:pStyle w:val="Heading4"/>
      </w:pPr>
      <w:r>
        <w:t xml:space="preserve">Accomplishments </w:t>
      </w:r>
    </w:p>
    <w:p w14:paraId="361A4A4E" w14:textId="77777777" w:rsidR="00696EE0" w:rsidRDefault="00696EE0">
      <w:pPr>
        <w:rPr>
          <w:rFonts w:ascii="Bookman Old Style" w:hAnsi="Bookman Old Style"/>
          <w:b/>
          <w:sz w:val="20"/>
        </w:rPr>
      </w:pPr>
    </w:p>
    <w:p w14:paraId="29A15087" w14:textId="77777777" w:rsidR="009249EF" w:rsidRDefault="00696EE0" w:rsidP="009249EF">
      <w:pPr>
        <w:numPr>
          <w:ilvl w:val="0"/>
          <w:numId w:val="3"/>
        </w:numPr>
        <w:jc w:val="both"/>
        <w:rPr>
          <w:rFonts w:ascii="Bookman Old Style" w:hAnsi="Bookman Old Style"/>
          <w:sz w:val="20"/>
        </w:rPr>
      </w:pPr>
      <w:r w:rsidRPr="009249EF">
        <w:rPr>
          <w:rFonts w:ascii="Bookman Old Style" w:hAnsi="Bookman Old Style"/>
          <w:sz w:val="20"/>
        </w:rPr>
        <w:t xml:space="preserve">Awarded by </w:t>
      </w:r>
      <w:r w:rsidR="009249EF" w:rsidRPr="009249EF">
        <w:rPr>
          <w:rFonts w:ascii="Bookman Old Style" w:hAnsi="Bookman Old Style"/>
          <w:sz w:val="20"/>
        </w:rPr>
        <w:t>Golden Star Performer of the Month</w:t>
      </w:r>
      <w:r w:rsidR="009249EF">
        <w:rPr>
          <w:rFonts w:ascii="Bookman Old Style" w:hAnsi="Bookman Old Style"/>
          <w:sz w:val="20"/>
        </w:rPr>
        <w:t xml:space="preserve"> – </w:t>
      </w:r>
      <w:r w:rsidR="00DE439F">
        <w:rPr>
          <w:rFonts w:ascii="Bookman Old Style" w:hAnsi="Bookman Old Style"/>
          <w:sz w:val="20"/>
        </w:rPr>
        <w:tab/>
      </w:r>
      <w:r w:rsidR="00DE439F">
        <w:rPr>
          <w:rFonts w:ascii="Bookman Old Style" w:hAnsi="Bookman Old Style"/>
          <w:sz w:val="20"/>
        </w:rPr>
        <w:tab/>
      </w:r>
      <w:r w:rsidR="009249EF">
        <w:rPr>
          <w:rFonts w:ascii="Bookman Old Style" w:hAnsi="Bookman Old Style"/>
          <w:sz w:val="20"/>
        </w:rPr>
        <w:t>December 2012</w:t>
      </w:r>
    </w:p>
    <w:p w14:paraId="2C9B1BBE" w14:textId="77777777" w:rsidR="009249EF" w:rsidRDefault="009249EF" w:rsidP="009249EF">
      <w:pPr>
        <w:numPr>
          <w:ilvl w:val="0"/>
          <w:numId w:val="3"/>
        </w:numPr>
        <w:jc w:val="both"/>
        <w:rPr>
          <w:rFonts w:ascii="Bookman Old Style" w:hAnsi="Bookman Old Style"/>
          <w:sz w:val="20"/>
        </w:rPr>
      </w:pPr>
      <w:r w:rsidRPr="009249EF">
        <w:rPr>
          <w:rFonts w:ascii="Bookman Old Style" w:hAnsi="Bookman Old Style"/>
          <w:sz w:val="20"/>
        </w:rPr>
        <w:t xml:space="preserve">Awarded by </w:t>
      </w:r>
      <w:r>
        <w:rPr>
          <w:rFonts w:ascii="Bookman Old Style" w:hAnsi="Bookman Old Style"/>
          <w:sz w:val="20"/>
        </w:rPr>
        <w:t>Silver</w:t>
      </w:r>
      <w:r w:rsidRPr="009249EF">
        <w:rPr>
          <w:rFonts w:ascii="Bookman Old Style" w:hAnsi="Bookman Old Style"/>
          <w:sz w:val="20"/>
        </w:rPr>
        <w:t xml:space="preserve"> Star Performer of the Month</w:t>
      </w:r>
      <w:r>
        <w:rPr>
          <w:rFonts w:ascii="Bookman Old Style" w:hAnsi="Bookman Old Style"/>
          <w:sz w:val="20"/>
        </w:rPr>
        <w:t xml:space="preserve"> – </w:t>
      </w:r>
      <w:r w:rsidR="00DE439F">
        <w:rPr>
          <w:rFonts w:ascii="Bookman Old Style" w:hAnsi="Bookman Old Style"/>
          <w:sz w:val="20"/>
        </w:rPr>
        <w:tab/>
      </w:r>
      <w:r w:rsidR="00DE439F">
        <w:rPr>
          <w:rFonts w:ascii="Bookman Old Style" w:hAnsi="Bookman Old Style"/>
          <w:sz w:val="20"/>
        </w:rPr>
        <w:tab/>
      </w:r>
      <w:r>
        <w:rPr>
          <w:rFonts w:ascii="Bookman Old Style" w:hAnsi="Bookman Old Style"/>
          <w:sz w:val="20"/>
        </w:rPr>
        <w:t>November 2012</w:t>
      </w:r>
    </w:p>
    <w:p w14:paraId="5584138D" w14:textId="77777777" w:rsidR="009249EF" w:rsidRDefault="009249EF" w:rsidP="009249EF">
      <w:pPr>
        <w:numPr>
          <w:ilvl w:val="0"/>
          <w:numId w:val="3"/>
        </w:numPr>
        <w:jc w:val="both"/>
        <w:rPr>
          <w:rFonts w:ascii="Bookman Old Style" w:hAnsi="Bookman Old Style"/>
          <w:sz w:val="20"/>
        </w:rPr>
      </w:pPr>
      <w:r w:rsidRPr="009249EF">
        <w:rPr>
          <w:rFonts w:ascii="Bookman Old Style" w:hAnsi="Bookman Old Style"/>
          <w:sz w:val="20"/>
        </w:rPr>
        <w:t xml:space="preserve">Awarded by </w:t>
      </w:r>
      <w:r>
        <w:rPr>
          <w:rFonts w:ascii="Bookman Old Style" w:hAnsi="Bookman Old Style"/>
          <w:sz w:val="20"/>
        </w:rPr>
        <w:t>Bronze</w:t>
      </w:r>
      <w:r w:rsidRPr="009249EF">
        <w:rPr>
          <w:rFonts w:ascii="Bookman Old Style" w:hAnsi="Bookman Old Style"/>
          <w:sz w:val="20"/>
        </w:rPr>
        <w:t xml:space="preserve"> Star Performer of the Month</w:t>
      </w:r>
      <w:r>
        <w:rPr>
          <w:rFonts w:ascii="Bookman Old Style" w:hAnsi="Bookman Old Style"/>
          <w:sz w:val="20"/>
        </w:rPr>
        <w:t xml:space="preserve"> – </w:t>
      </w:r>
      <w:r w:rsidR="00DE439F">
        <w:rPr>
          <w:rFonts w:ascii="Bookman Old Style" w:hAnsi="Bookman Old Style"/>
          <w:sz w:val="20"/>
        </w:rPr>
        <w:tab/>
      </w:r>
      <w:r w:rsidR="00DE439F">
        <w:rPr>
          <w:rFonts w:ascii="Bookman Old Style" w:hAnsi="Bookman Old Style"/>
          <w:sz w:val="20"/>
        </w:rPr>
        <w:tab/>
      </w:r>
      <w:r>
        <w:rPr>
          <w:rFonts w:ascii="Bookman Old Style" w:hAnsi="Bookman Old Style"/>
          <w:sz w:val="20"/>
        </w:rPr>
        <w:t>October 2012</w:t>
      </w:r>
    </w:p>
    <w:p w14:paraId="46EEE5A8" w14:textId="77777777" w:rsidR="009249EF" w:rsidRDefault="009249EF" w:rsidP="009249EF">
      <w:pPr>
        <w:numPr>
          <w:ilvl w:val="0"/>
          <w:numId w:val="3"/>
        </w:numPr>
        <w:jc w:val="both"/>
        <w:rPr>
          <w:rFonts w:ascii="Bookman Old Style" w:hAnsi="Bookman Old Style"/>
          <w:sz w:val="20"/>
        </w:rPr>
      </w:pPr>
      <w:r w:rsidRPr="009249EF">
        <w:rPr>
          <w:rFonts w:ascii="Bookman Old Style" w:hAnsi="Bookman Old Style"/>
          <w:sz w:val="20"/>
        </w:rPr>
        <w:t>Awarded by Golden Star Performer of the Month</w:t>
      </w:r>
      <w:r>
        <w:rPr>
          <w:rFonts w:ascii="Bookman Old Style" w:hAnsi="Bookman Old Style"/>
          <w:sz w:val="20"/>
        </w:rPr>
        <w:t xml:space="preserve"> –</w:t>
      </w:r>
      <w:r w:rsidR="00DE439F">
        <w:rPr>
          <w:rFonts w:ascii="Bookman Old Style" w:hAnsi="Bookman Old Style"/>
          <w:sz w:val="20"/>
        </w:rPr>
        <w:tab/>
      </w:r>
      <w:r w:rsidR="00DE439F">
        <w:rPr>
          <w:rFonts w:ascii="Bookman Old Style" w:hAnsi="Bookman Old Style"/>
          <w:sz w:val="20"/>
        </w:rPr>
        <w:tab/>
      </w:r>
      <w:r>
        <w:rPr>
          <w:rFonts w:ascii="Bookman Old Style" w:hAnsi="Bookman Old Style"/>
          <w:sz w:val="20"/>
        </w:rPr>
        <w:t>August 2012</w:t>
      </w:r>
    </w:p>
    <w:p w14:paraId="55ED4B47" w14:textId="77777777" w:rsidR="009249EF" w:rsidRDefault="009249EF" w:rsidP="009249EF">
      <w:pPr>
        <w:numPr>
          <w:ilvl w:val="0"/>
          <w:numId w:val="3"/>
        </w:numPr>
        <w:jc w:val="both"/>
        <w:rPr>
          <w:rFonts w:ascii="Bookman Old Style" w:hAnsi="Bookman Old Style"/>
          <w:sz w:val="20"/>
        </w:rPr>
      </w:pPr>
      <w:r w:rsidRPr="009249EF">
        <w:rPr>
          <w:rFonts w:ascii="Bookman Old Style" w:hAnsi="Bookman Old Style"/>
          <w:sz w:val="20"/>
        </w:rPr>
        <w:t>Awarded by Golden Star Performer of the Month</w:t>
      </w:r>
      <w:r>
        <w:rPr>
          <w:rFonts w:ascii="Bookman Old Style" w:hAnsi="Bookman Old Style"/>
          <w:sz w:val="20"/>
        </w:rPr>
        <w:t xml:space="preserve"> – </w:t>
      </w:r>
      <w:r w:rsidR="00DE439F">
        <w:rPr>
          <w:rFonts w:ascii="Bookman Old Style" w:hAnsi="Bookman Old Style"/>
          <w:sz w:val="20"/>
        </w:rPr>
        <w:tab/>
      </w:r>
      <w:r w:rsidR="00DE439F">
        <w:rPr>
          <w:rFonts w:ascii="Bookman Old Style" w:hAnsi="Bookman Old Style"/>
          <w:sz w:val="20"/>
        </w:rPr>
        <w:tab/>
      </w:r>
      <w:r>
        <w:rPr>
          <w:rFonts w:ascii="Bookman Old Style" w:hAnsi="Bookman Old Style"/>
          <w:sz w:val="20"/>
        </w:rPr>
        <w:t>June 2012</w:t>
      </w:r>
    </w:p>
    <w:p w14:paraId="0B6DB631" w14:textId="77777777" w:rsidR="00696EE0" w:rsidRPr="009249EF" w:rsidRDefault="009249EF" w:rsidP="009249EF">
      <w:pPr>
        <w:numPr>
          <w:ilvl w:val="0"/>
          <w:numId w:val="3"/>
        </w:numPr>
        <w:jc w:val="both"/>
        <w:rPr>
          <w:rFonts w:ascii="Bookman Old Style" w:hAnsi="Bookman Old Style"/>
          <w:sz w:val="20"/>
        </w:rPr>
      </w:pPr>
      <w:r w:rsidRPr="009249EF">
        <w:rPr>
          <w:rFonts w:ascii="Bookman Old Style" w:hAnsi="Bookman Old Style"/>
          <w:sz w:val="20"/>
        </w:rPr>
        <w:lastRenderedPageBreak/>
        <w:t xml:space="preserve">Awarded by </w:t>
      </w:r>
      <w:r>
        <w:rPr>
          <w:rFonts w:ascii="Bookman Old Style" w:hAnsi="Bookman Old Style"/>
          <w:sz w:val="20"/>
        </w:rPr>
        <w:t>Rising</w:t>
      </w:r>
      <w:r w:rsidRPr="009249EF">
        <w:rPr>
          <w:rFonts w:ascii="Bookman Old Style" w:hAnsi="Bookman Old Style"/>
          <w:sz w:val="20"/>
        </w:rPr>
        <w:t xml:space="preserve"> Star of the Month</w:t>
      </w:r>
      <w:r>
        <w:rPr>
          <w:rFonts w:ascii="Bookman Old Style" w:hAnsi="Bookman Old Style"/>
          <w:sz w:val="20"/>
        </w:rPr>
        <w:t xml:space="preserve"> – </w:t>
      </w:r>
      <w:r w:rsidR="00DE439F">
        <w:rPr>
          <w:rFonts w:ascii="Bookman Old Style" w:hAnsi="Bookman Old Style"/>
          <w:sz w:val="20"/>
        </w:rPr>
        <w:tab/>
      </w:r>
      <w:r w:rsidR="00DE439F">
        <w:rPr>
          <w:rFonts w:ascii="Bookman Old Style" w:hAnsi="Bookman Old Style"/>
          <w:sz w:val="20"/>
        </w:rPr>
        <w:tab/>
      </w:r>
      <w:r w:rsidR="00DE439F">
        <w:rPr>
          <w:rFonts w:ascii="Bookman Old Style" w:hAnsi="Bookman Old Style"/>
          <w:sz w:val="20"/>
        </w:rPr>
        <w:tab/>
      </w:r>
      <w:r w:rsidR="00DE439F">
        <w:rPr>
          <w:rFonts w:ascii="Bookman Old Style" w:hAnsi="Bookman Old Style"/>
          <w:sz w:val="20"/>
        </w:rPr>
        <w:tab/>
      </w:r>
      <w:r>
        <w:rPr>
          <w:rFonts w:ascii="Bookman Old Style" w:hAnsi="Bookman Old Style"/>
          <w:sz w:val="20"/>
        </w:rPr>
        <w:t>May 2012</w:t>
      </w:r>
    </w:p>
    <w:p w14:paraId="0AF32FA6" w14:textId="77777777" w:rsidR="00D52B2E" w:rsidRDefault="00D52B2E" w:rsidP="00D52B2E">
      <w:pPr>
        <w:rPr>
          <w:rFonts w:ascii="Bookman Old Style" w:hAnsi="Bookman Old Style"/>
          <w:b/>
          <w:sz w:val="20"/>
        </w:rPr>
      </w:pPr>
    </w:p>
    <w:p w14:paraId="2E77AF79" w14:textId="77777777" w:rsidR="00D52B2E" w:rsidRDefault="00D52B2E" w:rsidP="00BD26AF">
      <w:pPr>
        <w:pBdr>
          <w:top w:val="double" w:sz="4" w:space="1" w:color="auto"/>
          <w:bottom w:val="double" w:sz="4" w:space="1" w:color="auto"/>
        </w:pBdr>
        <w:shd w:val="clear" w:color="auto" w:fill="D9D9D9"/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EDUCATION</w:t>
      </w:r>
    </w:p>
    <w:p w14:paraId="40938954" w14:textId="77777777" w:rsidR="004A0C87" w:rsidRDefault="000936D1" w:rsidP="004A0C87">
      <w:pPr>
        <w:numPr>
          <w:ilvl w:val="0"/>
          <w:numId w:val="28"/>
        </w:numPr>
        <w:spacing w:before="100" w:beforeAutospacing="1" w:after="100" w:afterAutospacing="1"/>
        <w:rPr>
          <w:rFonts w:ascii="Bookman Old Style" w:hAnsi="Bookman Old Style"/>
          <w:b/>
          <w:sz w:val="20"/>
          <w:lang w:val="en-US"/>
        </w:rPr>
      </w:pPr>
      <w:r>
        <w:rPr>
          <w:rFonts w:ascii="Bookman Old Style" w:hAnsi="Bookman Old Style"/>
          <w:b/>
          <w:sz w:val="20"/>
          <w:lang w:val="en-US"/>
        </w:rPr>
        <w:t>Bachelor of Commerce (B.Com.) - VNSGU</w:t>
      </w:r>
    </w:p>
    <w:p w14:paraId="77082338" w14:textId="77777777" w:rsidR="004A0C87" w:rsidRDefault="004A0C87" w:rsidP="004A0C87">
      <w:pPr>
        <w:numPr>
          <w:ilvl w:val="0"/>
          <w:numId w:val="28"/>
        </w:numPr>
        <w:spacing w:before="100" w:beforeAutospacing="1" w:after="100" w:afterAutospacing="1"/>
        <w:rPr>
          <w:rFonts w:ascii="Bookman Old Style" w:hAnsi="Bookman Old Style"/>
          <w:b/>
          <w:sz w:val="20"/>
          <w:lang w:val="en-US"/>
        </w:rPr>
      </w:pPr>
      <w:r>
        <w:rPr>
          <w:rFonts w:ascii="Bookman Old Style" w:hAnsi="Bookman Old Style"/>
          <w:b/>
          <w:sz w:val="20"/>
          <w:lang w:val="en-US"/>
        </w:rPr>
        <w:t>Higher Secondary Certificate Program</w:t>
      </w:r>
      <w:r w:rsidR="009249EF">
        <w:rPr>
          <w:rFonts w:ascii="Bookman Old Style" w:hAnsi="Bookman Old Style"/>
          <w:b/>
          <w:sz w:val="20"/>
          <w:lang w:val="en-US"/>
        </w:rPr>
        <w:t xml:space="preserve"> (HSC) - GSEB</w:t>
      </w:r>
    </w:p>
    <w:p w14:paraId="0E3C1508" w14:textId="77777777" w:rsidR="00696EE0" w:rsidRDefault="008E6693" w:rsidP="009249EF">
      <w:pPr>
        <w:numPr>
          <w:ilvl w:val="0"/>
          <w:numId w:val="28"/>
        </w:numPr>
        <w:spacing w:before="100" w:beforeAutospacing="1" w:after="100" w:afterAutospacing="1"/>
        <w:rPr>
          <w:ins w:id="4" w:author="Tushar" w:date="2007-02-06T19:44:00Z"/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  <w:lang w:val="en-US"/>
        </w:rPr>
        <w:t>Secondary School Certificate Program</w:t>
      </w:r>
      <w:r w:rsidR="009249EF">
        <w:rPr>
          <w:rFonts w:ascii="Bookman Old Style" w:hAnsi="Bookman Old Style"/>
          <w:b/>
          <w:sz w:val="20"/>
          <w:lang w:val="en-US"/>
        </w:rPr>
        <w:t xml:space="preserve"> (SSC) - GSEB</w:t>
      </w:r>
    </w:p>
    <w:sectPr w:rsidR="00696EE0">
      <w:type w:val="continuous"/>
      <w:pgSz w:w="11909" w:h="16834" w:code="9"/>
      <w:pgMar w:top="1440" w:right="1440" w:bottom="1440" w:left="144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AAF4E80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00000002"/>
    <w:multiLevelType w:val="singleLevel"/>
    <w:tmpl w:val="53AEA1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00000003"/>
    <w:multiLevelType w:val="singleLevel"/>
    <w:tmpl w:val="5588AB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0000004"/>
    <w:multiLevelType w:val="singleLevel"/>
    <w:tmpl w:val="7D40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5B6E0D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45F08C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CF78B1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00000008"/>
    <w:multiLevelType w:val="singleLevel"/>
    <w:tmpl w:val="847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singleLevel"/>
    <w:tmpl w:val="740EB5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00000A"/>
    <w:multiLevelType w:val="singleLevel"/>
    <w:tmpl w:val="37A40C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B"/>
    <w:multiLevelType w:val="multilevel"/>
    <w:tmpl w:val="CDB2B07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01A67B20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multilevel"/>
    <w:tmpl w:val="8F36A8B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multilevel"/>
    <w:tmpl w:val="874296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F"/>
    <w:multiLevelType w:val="multilevel"/>
    <w:tmpl w:val="8B8A970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153034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52E2FA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0000012"/>
    <w:multiLevelType w:val="hybridMultilevel"/>
    <w:tmpl w:val="A628D8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2526975A"/>
    <w:lvl w:ilvl="0" w:tplc="E9A8918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88905F32"/>
    <w:lvl w:ilvl="0" w:tplc="8326DED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8F36A8B0"/>
    <w:lvl w:ilvl="0" w:tplc="7BE68FB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CDB2B076"/>
    <w:lvl w:ilvl="0" w:tplc="8DEC272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E7902284"/>
    <w:lvl w:ilvl="0" w:tplc="69E02AD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8326DED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multilevel"/>
    <w:tmpl w:val="8B8A970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9"/>
    <w:multiLevelType w:val="hybridMultilevel"/>
    <w:tmpl w:val="B074CF82"/>
    <w:lvl w:ilvl="0" w:tplc="D2964DF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A"/>
    <w:multiLevelType w:val="multilevel"/>
    <w:tmpl w:val="CDB2B07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hybridMultilevel"/>
    <w:tmpl w:val="732498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C"/>
    <w:multiLevelType w:val="hybridMultilevel"/>
    <w:tmpl w:val="871E1876"/>
    <w:lvl w:ilvl="0" w:tplc="D2964DF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8326DED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303FC3"/>
    <w:multiLevelType w:val="hybridMultilevel"/>
    <w:tmpl w:val="A596FA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22"/>
  </w:num>
  <w:num w:numId="4">
    <w:abstractNumId w:val="21"/>
  </w:num>
  <w:num w:numId="5">
    <w:abstractNumId w:val="25"/>
  </w:num>
  <w:num w:numId="6">
    <w:abstractNumId w:val="10"/>
  </w:num>
  <w:num w:numId="7">
    <w:abstractNumId w:val="20"/>
  </w:num>
  <w:num w:numId="8">
    <w:abstractNumId w:val="17"/>
  </w:num>
  <w:num w:numId="9">
    <w:abstractNumId w:val="11"/>
  </w:num>
  <w:num w:numId="10">
    <w:abstractNumId w:val="26"/>
  </w:num>
  <w:num w:numId="11">
    <w:abstractNumId w:val="13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8"/>
  </w:num>
  <w:num w:numId="23">
    <w:abstractNumId w:val="12"/>
  </w:num>
  <w:num w:numId="24">
    <w:abstractNumId w:val="19"/>
  </w:num>
  <w:num w:numId="25">
    <w:abstractNumId w:val="23"/>
  </w:num>
  <w:num w:numId="26">
    <w:abstractNumId w:val="27"/>
  </w:num>
  <w:num w:numId="27">
    <w:abstractNumId w:val="14"/>
  </w:num>
  <w:num w:numId="28">
    <w:abstractNumId w:val="24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"/>
  <w:proofState w:spelling="clean"/>
  <w:defaultTabStop w:val="720"/>
  <w:drawingGridHorizontalSpacing w:val="78"/>
  <w:drawingGridVerticalSpacing w:val="106"/>
  <w:displayHorizontalDrawingGridEvery w:val="0"/>
  <w:displayVerticalDrawingGridEvery w:val="2"/>
  <w:doNotShadeFormData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5D7"/>
    <w:rsid w:val="0001254F"/>
    <w:rsid w:val="00084F74"/>
    <w:rsid w:val="000936D1"/>
    <w:rsid w:val="00153B90"/>
    <w:rsid w:val="00172A27"/>
    <w:rsid w:val="00193591"/>
    <w:rsid w:val="001B4246"/>
    <w:rsid w:val="001C76F0"/>
    <w:rsid w:val="001D73DF"/>
    <w:rsid w:val="00214253"/>
    <w:rsid w:val="00261972"/>
    <w:rsid w:val="00263109"/>
    <w:rsid w:val="0028471D"/>
    <w:rsid w:val="00292CFA"/>
    <w:rsid w:val="002E4044"/>
    <w:rsid w:val="0034745B"/>
    <w:rsid w:val="00366B8A"/>
    <w:rsid w:val="0037164B"/>
    <w:rsid w:val="00382929"/>
    <w:rsid w:val="003978B0"/>
    <w:rsid w:val="003A49A6"/>
    <w:rsid w:val="003B23E2"/>
    <w:rsid w:val="003B4702"/>
    <w:rsid w:val="003C380D"/>
    <w:rsid w:val="003F55C3"/>
    <w:rsid w:val="004053B4"/>
    <w:rsid w:val="00412906"/>
    <w:rsid w:val="00414F10"/>
    <w:rsid w:val="00433CF8"/>
    <w:rsid w:val="004612AB"/>
    <w:rsid w:val="0047424D"/>
    <w:rsid w:val="0048164A"/>
    <w:rsid w:val="00494F20"/>
    <w:rsid w:val="004974B9"/>
    <w:rsid w:val="004A0C87"/>
    <w:rsid w:val="004D4FC4"/>
    <w:rsid w:val="004E79F1"/>
    <w:rsid w:val="00503986"/>
    <w:rsid w:val="0051127F"/>
    <w:rsid w:val="005549A5"/>
    <w:rsid w:val="00554DEE"/>
    <w:rsid w:val="00576614"/>
    <w:rsid w:val="005A54C8"/>
    <w:rsid w:val="005C598C"/>
    <w:rsid w:val="005D16E9"/>
    <w:rsid w:val="0061699A"/>
    <w:rsid w:val="00657388"/>
    <w:rsid w:val="006722E6"/>
    <w:rsid w:val="00685021"/>
    <w:rsid w:val="00696EE0"/>
    <w:rsid w:val="006E2B67"/>
    <w:rsid w:val="00716919"/>
    <w:rsid w:val="007240F1"/>
    <w:rsid w:val="007320CD"/>
    <w:rsid w:val="00756608"/>
    <w:rsid w:val="007673FB"/>
    <w:rsid w:val="007A3BFF"/>
    <w:rsid w:val="007B3288"/>
    <w:rsid w:val="007D4525"/>
    <w:rsid w:val="00820A3B"/>
    <w:rsid w:val="0083425D"/>
    <w:rsid w:val="00844732"/>
    <w:rsid w:val="008544F2"/>
    <w:rsid w:val="008C114F"/>
    <w:rsid w:val="008E6693"/>
    <w:rsid w:val="00915BFB"/>
    <w:rsid w:val="00922F4B"/>
    <w:rsid w:val="009249EF"/>
    <w:rsid w:val="009603A8"/>
    <w:rsid w:val="009804B9"/>
    <w:rsid w:val="009921EE"/>
    <w:rsid w:val="009D7397"/>
    <w:rsid w:val="009E259B"/>
    <w:rsid w:val="00A20486"/>
    <w:rsid w:val="00A247DC"/>
    <w:rsid w:val="00A55F6C"/>
    <w:rsid w:val="00A5627A"/>
    <w:rsid w:val="00A6538F"/>
    <w:rsid w:val="00A74016"/>
    <w:rsid w:val="00A97ACD"/>
    <w:rsid w:val="00AF305C"/>
    <w:rsid w:val="00B2646A"/>
    <w:rsid w:val="00B45D65"/>
    <w:rsid w:val="00B81D1D"/>
    <w:rsid w:val="00B8343A"/>
    <w:rsid w:val="00BA16F8"/>
    <w:rsid w:val="00BD26AF"/>
    <w:rsid w:val="00C31D13"/>
    <w:rsid w:val="00C37088"/>
    <w:rsid w:val="00C409FE"/>
    <w:rsid w:val="00C73A5F"/>
    <w:rsid w:val="00CD3B93"/>
    <w:rsid w:val="00CD56AE"/>
    <w:rsid w:val="00D00915"/>
    <w:rsid w:val="00D12EEB"/>
    <w:rsid w:val="00D52B2E"/>
    <w:rsid w:val="00D65183"/>
    <w:rsid w:val="00D92785"/>
    <w:rsid w:val="00D9401B"/>
    <w:rsid w:val="00DE439F"/>
    <w:rsid w:val="00E3781B"/>
    <w:rsid w:val="00E576CE"/>
    <w:rsid w:val="00E77604"/>
    <w:rsid w:val="00E84537"/>
    <w:rsid w:val="00F9015E"/>
    <w:rsid w:val="00FB40A9"/>
    <w:rsid w:val="00FD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28D4F"/>
  <w15:chartTrackingRefBased/>
  <w15:docId w15:val="{08539FA2-FC9B-274E-BC56-862CAB1D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Bookman Old Style" w:hAnsi="Bookman Old Style"/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pBdr>
        <w:top w:val="double" w:sz="4" w:space="1" w:color="auto"/>
        <w:bottom w:val="double" w:sz="4" w:space="1" w:color="auto"/>
      </w:pBdr>
      <w:shd w:val="clear" w:color="auto" w:fill="D9D9D9"/>
      <w:jc w:val="center"/>
      <w:outlineLvl w:val="3"/>
    </w:pPr>
    <w:rPr>
      <w:rFonts w:ascii="Bookman Old Style" w:hAnsi="Bookman Old Style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ushar">
    <w:name w:val="Tushar"/>
    <w:rPr>
      <w:rFonts w:ascii="Arial" w:eastAsia="Times New Roman" w:hAnsi="Arial" w:cs="Arial"/>
      <w:color w:val="auto"/>
      <w:sz w:val="20"/>
      <w:szCs w:val="20"/>
    </w:rPr>
  </w:style>
  <w:style w:type="paragraph" w:styleId="BodyText">
    <w:name w:val="Body Text"/>
    <w:basedOn w:val="Normal"/>
    <w:pPr>
      <w:ind w:right="-1620"/>
    </w:pPr>
  </w:style>
  <w:style w:type="paragraph" w:customStyle="1" w:styleId="Address1">
    <w:name w:val="Address 1"/>
    <w:basedOn w:val="Normal"/>
    <w:pPr>
      <w:spacing w:line="160" w:lineRule="atLeast"/>
      <w:jc w:val="center"/>
    </w:pPr>
    <w:rPr>
      <w:rFonts w:ascii="Garamond" w:hAnsi="Garamond"/>
      <w:caps/>
      <w:spacing w:val="30"/>
      <w:sz w:val="15"/>
    </w:rPr>
  </w:style>
  <w:style w:type="paragraph" w:customStyle="1" w:styleId="Address2">
    <w:name w:val="Address 2"/>
    <w:basedOn w:val="Normal"/>
    <w:pPr>
      <w:spacing w:line="160" w:lineRule="atLeast"/>
      <w:jc w:val="center"/>
    </w:pPr>
    <w:rPr>
      <w:rFonts w:ascii="Garamond" w:hAnsi="Garamond"/>
      <w:caps/>
      <w:spacing w:val="30"/>
      <w:sz w:val="15"/>
    </w:rPr>
  </w:style>
  <w:style w:type="paragraph" w:styleId="NormalWeb">
    <w:name w:val="Normal (Web)"/>
    <w:basedOn w:val="Normal"/>
    <w:pPr>
      <w:spacing w:before="100" w:after="100"/>
    </w:pPr>
  </w:style>
  <w:style w:type="paragraph" w:styleId="Header">
    <w:name w:val="header"/>
    <w:basedOn w:val="Normal"/>
    <w:pPr>
      <w:tabs>
        <w:tab w:val="center" w:pos="4320"/>
        <w:tab w:val="right" w:pos="8639"/>
      </w:tabs>
    </w:pPr>
    <w:rPr>
      <w:sz w:val="20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lang w:val="en-US"/>
    </w:rPr>
  </w:style>
  <w:style w:type="character" w:styleId="FollowedHyperlink">
    <w:name w:val="FollowedHyperlink"/>
    <w:rPr>
      <w:rFonts w:ascii="Times New Roman" w:eastAsia="Times New Roman" w:hAnsi="Times New Roman" w:cs="Times New Roman"/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5A5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TUSHAR B</vt:lpstr>
    </vt:vector>
  </TitlesOfParts>
  <Company>Info Edge (I) Pvt.Ltd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TUSHAR B</dc:title>
  <dc:subject/>
  <dc:creator>naukri.com</dc:creator>
  <cp:keywords/>
  <cp:lastModifiedBy>rohitjadwani1912@gmail.com</cp:lastModifiedBy>
  <cp:revision>2</cp:revision>
  <cp:lastPrinted>2007-08-01T07:27:00Z</cp:lastPrinted>
  <dcterms:created xsi:type="dcterms:W3CDTF">2017-03-18T19:07:00Z</dcterms:created>
  <dcterms:modified xsi:type="dcterms:W3CDTF">2017-03-18T19:07:00Z</dcterms:modified>
</cp:coreProperties>
</file>